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192673" w14:textId="38E9B7A0" w:rsidR="004C0750" w:rsidRPr="009F6B26" w:rsidRDefault="00741A11" w:rsidP="002F45C4">
      <w:pPr>
        <w:spacing w:line="480" w:lineRule="auto"/>
        <w:ind w:left="567" w:hanging="567"/>
        <w:rPr>
          <w:rFonts w:ascii="Times New Roman" w:hAnsi="Times New Roman" w:cs="Times New Roman"/>
        </w:rPr>
      </w:pPr>
      <w:r w:rsidRPr="009F6B26">
        <w:rPr>
          <w:rFonts w:ascii="Times New Roman" w:hAnsi="Times New Roman" w:cs="Times New Roman"/>
        </w:rPr>
        <w:t xml:space="preserve">Title: </w:t>
      </w:r>
      <w:r w:rsidR="00C309DB" w:rsidRPr="009F6B26">
        <w:rPr>
          <w:rFonts w:ascii="Times New Roman" w:hAnsi="Times New Roman" w:cs="Times New Roman"/>
        </w:rPr>
        <w:t>Do l</w:t>
      </w:r>
      <w:r w:rsidR="00D53A0C" w:rsidRPr="009F6B26">
        <w:rPr>
          <w:rFonts w:ascii="Times New Roman" w:hAnsi="Times New Roman" w:cs="Times New Roman"/>
        </w:rPr>
        <w:t>ow oxygen e</w:t>
      </w:r>
      <w:r w:rsidR="00C309DB" w:rsidRPr="009F6B26">
        <w:rPr>
          <w:rFonts w:ascii="Times New Roman" w:hAnsi="Times New Roman" w:cs="Times New Roman"/>
        </w:rPr>
        <w:t xml:space="preserve">nvironments facilitate </w:t>
      </w:r>
      <w:ins w:id="0" w:author="Dustin Marshall" w:date="2016-11-16T10:40:00Z">
        <w:r w:rsidR="002F45C4">
          <w:rPr>
            <w:rFonts w:ascii="Times New Roman" w:hAnsi="Times New Roman" w:cs="Times New Roman"/>
          </w:rPr>
          <w:t xml:space="preserve">marine </w:t>
        </w:r>
      </w:ins>
      <w:r w:rsidR="00C309DB" w:rsidRPr="009F6B26">
        <w:rPr>
          <w:rFonts w:ascii="Times New Roman" w:hAnsi="Times New Roman" w:cs="Times New Roman"/>
        </w:rPr>
        <w:t>invasion</w:t>
      </w:r>
      <w:ins w:id="1" w:author="Dustin Marshall" w:date="2016-11-16T10:40:00Z">
        <w:r w:rsidR="002F45C4">
          <w:rPr>
            <w:rFonts w:ascii="Times New Roman" w:hAnsi="Times New Roman" w:cs="Times New Roman"/>
          </w:rPr>
          <w:t>s</w:t>
        </w:r>
      </w:ins>
      <w:r w:rsidR="00C309DB" w:rsidRPr="009F6B26">
        <w:rPr>
          <w:rFonts w:ascii="Times New Roman" w:hAnsi="Times New Roman" w:cs="Times New Roman"/>
        </w:rPr>
        <w:t>?</w:t>
      </w:r>
      <w:r w:rsidR="00D53A0C" w:rsidRPr="009F6B26">
        <w:rPr>
          <w:rFonts w:ascii="Times New Roman" w:hAnsi="Times New Roman" w:cs="Times New Roman"/>
        </w:rPr>
        <w:t xml:space="preserve"> </w:t>
      </w:r>
      <w:r w:rsidR="00C309DB" w:rsidRPr="009F6B26">
        <w:rPr>
          <w:rFonts w:ascii="Times New Roman" w:hAnsi="Times New Roman" w:cs="Times New Roman"/>
        </w:rPr>
        <w:t>R</w:t>
      </w:r>
      <w:r w:rsidR="00AF4FF2">
        <w:rPr>
          <w:rFonts w:ascii="Times New Roman" w:hAnsi="Times New Roman" w:cs="Times New Roman"/>
        </w:rPr>
        <w:t xml:space="preserve">elative tolerance of native and </w:t>
      </w:r>
      <w:r w:rsidR="00C309DB" w:rsidRPr="009F6B26">
        <w:rPr>
          <w:rFonts w:ascii="Times New Roman" w:hAnsi="Times New Roman" w:cs="Times New Roman"/>
        </w:rPr>
        <w:t>i</w:t>
      </w:r>
      <w:r w:rsidR="00D53A0C" w:rsidRPr="009F6B26">
        <w:rPr>
          <w:rFonts w:ascii="Times New Roman" w:hAnsi="Times New Roman" w:cs="Times New Roman"/>
        </w:rPr>
        <w:t xml:space="preserve">nvasive species </w:t>
      </w:r>
      <w:r w:rsidR="00C309DB" w:rsidRPr="009F6B26">
        <w:rPr>
          <w:rFonts w:ascii="Times New Roman" w:hAnsi="Times New Roman" w:cs="Times New Roman"/>
        </w:rPr>
        <w:t xml:space="preserve">to </w:t>
      </w:r>
      <w:r w:rsidR="00D53A0C" w:rsidRPr="009F6B26">
        <w:rPr>
          <w:rFonts w:ascii="Times New Roman" w:hAnsi="Times New Roman" w:cs="Times New Roman"/>
        </w:rPr>
        <w:t>low oxygen conditions</w:t>
      </w:r>
    </w:p>
    <w:p w14:paraId="079C925D" w14:textId="77777777" w:rsidR="00C27738" w:rsidRPr="009F6B26" w:rsidRDefault="00C27738" w:rsidP="00C27738">
      <w:pPr>
        <w:spacing w:line="480" w:lineRule="auto"/>
        <w:rPr>
          <w:rFonts w:ascii="Times New Roman" w:hAnsi="Times New Roman" w:cs="Times New Roman"/>
        </w:rPr>
      </w:pPr>
    </w:p>
    <w:p w14:paraId="2C2EBC17" w14:textId="614DA5C8" w:rsidR="00C27738" w:rsidRPr="009F6B26" w:rsidRDefault="00C27738" w:rsidP="00C27738">
      <w:pPr>
        <w:spacing w:line="480" w:lineRule="auto"/>
        <w:rPr>
          <w:rFonts w:ascii="Times New Roman" w:hAnsi="Times New Roman" w:cs="Times New Roman"/>
        </w:rPr>
      </w:pPr>
      <w:r w:rsidRPr="009F6B26">
        <w:rPr>
          <w:rFonts w:ascii="Times New Roman" w:hAnsi="Times New Roman" w:cs="Times New Roman"/>
        </w:rPr>
        <w:t xml:space="preserve">Running head: </w:t>
      </w:r>
      <w:r w:rsidR="009135A1" w:rsidRPr="009135A1">
        <w:rPr>
          <w:rFonts w:ascii="Times New Roman" w:hAnsi="Times New Roman" w:cs="Times New Roman"/>
        </w:rPr>
        <w:t>Marine invasive species in hypoxic habitats</w:t>
      </w:r>
    </w:p>
    <w:p w14:paraId="6FD0AFD2" w14:textId="77777777" w:rsidR="00DD108D" w:rsidRPr="009F6B26" w:rsidRDefault="00DD108D" w:rsidP="00C27738">
      <w:pPr>
        <w:spacing w:line="480" w:lineRule="auto"/>
        <w:rPr>
          <w:rFonts w:ascii="Times New Roman" w:hAnsi="Times New Roman" w:cs="Times New Roman"/>
        </w:rPr>
      </w:pPr>
    </w:p>
    <w:p w14:paraId="7E28F0DD" w14:textId="01546EA1" w:rsidR="00606C71" w:rsidRPr="009F6B26" w:rsidRDefault="00C27738" w:rsidP="005E043B">
      <w:pPr>
        <w:spacing w:line="480" w:lineRule="auto"/>
        <w:rPr>
          <w:rFonts w:ascii="Times New Roman" w:hAnsi="Times New Roman" w:cs="Times New Roman"/>
        </w:rPr>
      </w:pPr>
      <w:r w:rsidRPr="009F6B26">
        <w:rPr>
          <w:rFonts w:ascii="Times New Roman" w:hAnsi="Times New Roman" w:cs="Times New Roman"/>
        </w:rPr>
        <w:t xml:space="preserve">Authors: Marcelo E. Lagos </w:t>
      </w:r>
      <w:del w:id="2" w:author="Microsoft Office User" w:date="2016-11-07T17:04:00Z">
        <w:r w:rsidR="00DC7BD8" w:rsidRPr="009F6B26" w:rsidDel="005250AA">
          <w:rPr>
            <w:rFonts w:ascii="Times New Roman" w:hAnsi="Times New Roman" w:cs="Times New Roman"/>
            <w:vertAlign w:val="superscript"/>
          </w:rPr>
          <w:delText>2</w:delText>
        </w:r>
      </w:del>
      <w:ins w:id="3"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151F91" w:rsidRPr="009F6B26">
        <w:rPr>
          <w:rFonts w:ascii="Times New Roman" w:hAnsi="Times New Roman" w:cs="Times New Roman"/>
        </w:rPr>
        <w:t xml:space="preserve">Diego R. </w:t>
      </w:r>
      <w:proofErr w:type="spellStart"/>
      <w:r w:rsidR="00151F91" w:rsidRPr="009F6B26">
        <w:rPr>
          <w:rFonts w:ascii="Times New Roman" w:hAnsi="Times New Roman" w:cs="Times New Roman"/>
        </w:rPr>
        <w:t>Barneche</w:t>
      </w:r>
      <w:proofErr w:type="spellEnd"/>
      <w:r w:rsidR="00151F91" w:rsidRPr="009F6B26">
        <w:rPr>
          <w:rFonts w:ascii="Times New Roman" w:hAnsi="Times New Roman" w:cs="Times New Roman"/>
        </w:rPr>
        <w:t xml:space="preserve"> </w:t>
      </w:r>
      <w:del w:id="4" w:author="Microsoft Office User" w:date="2016-11-07T17:04:00Z">
        <w:r w:rsidR="003E7887" w:rsidRPr="009F6B26" w:rsidDel="005250AA">
          <w:rPr>
            <w:rFonts w:ascii="Times New Roman" w:hAnsi="Times New Roman" w:cs="Times New Roman"/>
            <w:vertAlign w:val="superscript"/>
          </w:rPr>
          <w:delText>2</w:delText>
        </w:r>
      </w:del>
      <w:ins w:id="5"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DD108D" w:rsidRPr="009F6B26">
        <w:rPr>
          <w:rFonts w:ascii="Times New Roman" w:hAnsi="Times New Roman" w:cs="Times New Roman"/>
        </w:rPr>
        <w:t xml:space="preserve">Craig R. White </w:t>
      </w:r>
      <w:r w:rsidR="00DD108D" w:rsidRPr="009F6B26">
        <w:rPr>
          <w:rFonts w:ascii="Times New Roman" w:hAnsi="Times New Roman" w:cs="Times New Roman"/>
          <w:vertAlign w:val="superscript"/>
        </w:rPr>
        <w:t>1,2</w:t>
      </w:r>
      <w:r w:rsidRPr="009F6B26">
        <w:rPr>
          <w:rFonts w:ascii="Times New Roman" w:hAnsi="Times New Roman" w:cs="Times New Roman"/>
        </w:rPr>
        <w:t>,</w:t>
      </w:r>
      <w:r w:rsidR="002D14D5" w:rsidRPr="009F6B26">
        <w:rPr>
          <w:rFonts w:ascii="Times New Roman" w:hAnsi="Times New Roman" w:cs="Times New Roman"/>
        </w:rPr>
        <w:t xml:space="preserve"> </w:t>
      </w:r>
      <w:r w:rsidR="00DD108D" w:rsidRPr="009F6B26">
        <w:rPr>
          <w:rFonts w:ascii="Times New Roman" w:hAnsi="Times New Roman" w:cs="Times New Roman"/>
        </w:rPr>
        <w:t xml:space="preserve">Dustin J. Marshall </w:t>
      </w:r>
      <w:del w:id="6" w:author="Microsoft Office User" w:date="2016-11-07T17:04:00Z">
        <w:r w:rsidR="00DD108D" w:rsidRPr="009F6B26" w:rsidDel="005250AA">
          <w:rPr>
            <w:rFonts w:ascii="Times New Roman" w:hAnsi="Times New Roman" w:cs="Times New Roman"/>
            <w:vertAlign w:val="superscript"/>
          </w:rPr>
          <w:delText>2</w:delText>
        </w:r>
      </w:del>
      <w:ins w:id="7"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w:t>
      </w:r>
      <w:r w:rsidR="00637DD8" w:rsidRPr="009F6B26">
        <w:rPr>
          <w:rFonts w:ascii="Times New Roman" w:hAnsi="Times New Roman" w:cs="Times New Roman"/>
        </w:rPr>
        <w:t xml:space="preserve"> </w:t>
      </w:r>
      <w:r w:rsidRPr="009F6B26">
        <w:rPr>
          <w:rFonts w:ascii="Times New Roman" w:hAnsi="Times New Roman" w:cs="Times New Roman"/>
        </w:rPr>
        <w:t xml:space="preserve"> </w:t>
      </w:r>
    </w:p>
    <w:p w14:paraId="2EEA7434" w14:textId="124B179D" w:rsidR="00DD108D" w:rsidRPr="009F6B26" w:rsidRDefault="00DD108D" w:rsidP="00C27738">
      <w:pPr>
        <w:spacing w:line="480" w:lineRule="auto"/>
        <w:rPr>
          <w:rFonts w:ascii="Times New Roman" w:hAnsi="Times New Roman" w:cs="Times New Roman"/>
        </w:rPr>
      </w:pPr>
    </w:p>
    <w:p w14:paraId="38C51E2D" w14:textId="77777777" w:rsidR="00C27738" w:rsidRPr="009F6B26" w:rsidRDefault="00C27738" w:rsidP="00C27738">
      <w:pPr>
        <w:spacing w:line="480" w:lineRule="auto"/>
        <w:rPr>
          <w:rFonts w:ascii="Times New Roman" w:eastAsia="Times New Roman" w:hAnsi="Times New Roman" w:cs="Times New Roman"/>
        </w:rPr>
      </w:pPr>
      <w:r w:rsidRPr="009F6B26">
        <w:rPr>
          <w:rFonts w:ascii="Times New Roman" w:eastAsia="Times New Roman" w:hAnsi="Times New Roman" w:cs="Times New Roman"/>
        </w:rPr>
        <w:t xml:space="preserve">Institute or laboratory of origin: </w:t>
      </w:r>
    </w:p>
    <w:p w14:paraId="5E58EC8E" w14:textId="077BB345" w:rsidR="00C27738" w:rsidRPr="009F6B26" w:rsidDel="005250AA" w:rsidRDefault="00DD108D" w:rsidP="00C27738">
      <w:pPr>
        <w:spacing w:line="480" w:lineRule="auto"/>
        <w:ind w:firstLine="567"/>
        <w:rPr>
          <w:del w:id="8" w:author="Microsoft Office User" w:date="2016-11-07T17:04:00Z"/>
          <w:rFonts w:ascii="Times New Roman" w:hAnsi="Times New Roman" w:cs="Times New Roman"/>
        </w:rPr>
      </w:pPr>
      <w:moveFromRangeStart w:id="9" w:author="Microsoft Office User" w:date="2016-11-07T17:04:00Z" w:name="move466301593"/>
      <w:moveFrom w:id="10" w:author="Microsoft Office User" w:date="2016-11-07T17:04:00Z">
        <w:del w:id="11" w:author="Microsoft Office User" w:date="2016-11-07T17:04:00Z">
          <w:r w:rsidRPr="009F6B26" w:rsidDel="005250AA">
            <w:rPr>
              <w:rFonts w:ascii="Times New Roman" w:hAnsi="Times New Roman" w:cs="Times New Roman"/>
              <w:vertAlign w:val="superscript"/>
            </w:rPr>
            <w:delText>1</w:delText>
          </w:r>
          <w:r w:rsidRPr="009F6B26" w:rsidDel="005250AA">
            <w:rPr>
              <w:rFonts w:ascii="Times New Roman" w:hAnsi="Times New Roman" w:cs="Times New Roman"/>
            </w:rPr>
            <w:delText xml:space="preserve">School of Biological Sciences, The University of Queensland, St Lucia, QLD 4072, </w:delText>
          </w:r>
          <w:r w:rsidR="00C27738" w:rsidRPr="009F6B26" w:rsidDel="005250AA">
            <w:rPr>
              <w:rFonts w:ascii="Times New Roman" w:hAnsi="Times New Roman" w:cs="Times New Roman"/>
            </w:rPr>
            <w:delText xml:space="preserve">  </w:delText>
          </w:r>
        </w:del>
      </w:moveFrom>
    </w:p>
    <w:p w14:paraId="7378C4C1" w14:textId="0A609E35" w:rsidR="00DD108D" w:rsidRPr="009F6B26" w:rsidDel="005250AA" w:rsidRDefault="00DD108D" w:rsidP="00C27738">
      <w:pPr>
        <w:spacing w:line="480" w:lineRule="auto"/>
        <w:ind w:firstLine="567"/>
        <w:rPr>
          <w:del w:id="12" w:author="Microsoft Office User" w:date="2016-11-07T17:04:00Z"/>
          <w:rFonts w:ascii="Times New Roman" w:hAnsi="Times New Roman" w:cs="Times New Roman"/>
        </w:rPr>
      </w:pPr>
      <w:moveFrom w:id="13" w:author="Microsoft Office User" w:date="2016-11-07T17:04:00Z">
        <w:del w:id="14" w:author="Microsoft Office User" w:date="2016-11-07T17:04:00Z">
          <w:r w:rsidRPr="009F6B26" w:rsidDel="005250AA">
            <w:rPr>
              <w:rFonts w:ascii="Times New Roman" w:hAnsi="Times New Roman" w:cs="Times New Roman"/>
            </w:rPr>
            <w:delText>Australia</w:delText>
          </w:r>
          <w:r w:rsidR="00977E64" w:rsidDel="005250AA">
            <w:rPr>
              <w:rFonts w:ascii="Times New Roman" w:hAnsi="Times New Roman" w:cs="Times New Roman"/>
            </w:rPr>
            <w:delText>.</w:delText>
          </w:r>
        </w:del>
      </w:moveFrom>
    </w:p>
    <w:moveFromRangeEnd w:id="9"/>
    <w:p w14:paraId="6E3284F4" w14:textId="5D156A07" w:rsidR="005250AA" w:rsidRPr="009F6B26" w:rsidDel="005250AA" w:rsidRDefault="00DD108D" w:rsidP="00C27738">
      <w:pPr>
        <w:spacing w:line="480" w:lineRule="auto"/>
        <w:ind w:firstLine="567"/>
        <w:rPr>
          <w:ins w:id="15" w:author="Microsoft Office User" w:date="2016-11-07T17:04:00Z"/>
          <w:del w:id="16" w:author="Microsoft Office User" w:date="2016-11-07T17:04:00Z"/>
          <w:rFonts w:ascii="Times New Roman" w:hAnsi="Times New Roman" w:cs="Times New Roman"/>
        </w:rPr>
      </w:pPr>
      <w:del w:id="17" w:author="Microsoft Office User" w:date="2016-11-07T17:04:00Z">
        <w:r w:rsidRPr="009F6B26" w:rsidDel="005250AA">
          <w:rPr>
            <w:rFonts w:ascii="Times New Roman" w:hAnsi="Times New Roman" w:cs="Times New Roman"/>
            <w:vertAlign w:val="superscript"/>
          </w:rPr>
          <w:delText>2</w:delText>
        </w:r>
        <w:r w:rsidRPr="009F6B26" w:rsidDel="005250AA">
          <w:rPr>
            <w:rFonts w:ascii="Times New Roman" w:hAnsi="Times New Roman" w:cs="Times New Roman"/>
          </w:rPr>
          <w:delText xml:space="preserve">School </w:delText>
        </w:r>
      </w:del>
      <w:ins w:id="18" w:author="Microsoft Office User" w:date="2016-11-07T17:04:00Z">
        <w:del w:id="19" w:author="Microsoft Office User" w:date="2016-11-07T17:04:00Z">
          <w:r w:rsidR="005250AA" w:rsidRPr="009F6B26" w:rsidDel="005250AA">
            <w:rPr>
              <w:rFonts w:ascii="Times New Roman" w:hAnsi="Times New Roman" w:cs="Times New Roman"/>
              <w:vertAlign w:val="superscript"/>
            </w:rPr>
            <w:delText>1</w:delText>
          </w:r>
          <w:r w:rsidR="005250AA" w:rsidRPr="009F6B26" w:rsidDel="005250AA">
            <w:rPr>
              <w:rFonts w:ascii="Times New Roman" w:hAnsi="Times New Roman" w:cs="Times New Roman"/>
            </w:rPr>
            <w:delText xml:space="preserve">School of Biological Sciences, The University of Queensland, St Lucia, QLD 4072,   </w:delText>
          </w:r>
        </w:del>
      </w:ins>
    </w:p>
    <w:p w14:paraId="232386B8" w14:textId="77777777" w:rsidR="005250AA" w:rsidRPr="009F6B26" w:rsidDel="005250AA" w:rsidRDefault="005250AA" w:rsidP="00C27738">
      <w:pPr>
        <w:spacing w:line="480" w:lineRule="auto"/>
        <w:ind w:firstLine="567"/>
        <w:rPr>
          <w:ins w:id="20" w:author="Microsoft Office User" w:date="2016-11-07T17:04:00Z"/>
          <w:del w:id="21" w:author="Microsoft Office User" w:date="2016-11-07T17:04:00Z"/>
          <w:rFonts w:ascii="Times New Roman" w:hAnsi="Times New Roman" w:cs="Times New Roman"/>
        </w:rPr>
      </w:pPr>
      <w:ins w:id="22" w:author="Microsoft Office User" w:date="2016-11-07T17:04:00Z">
        <w:del w:id="23" w:author="Microsoft Office User" w:date="2016-11-07T17:04:00Z">
          <w:r w:rsidRPr="009F6B26" w:rsidDel="005250AA">
            <w:rPr>
              <w:rFonts w:ascii="Times New Roman" w:hAnsi="Times New Roman" w:cs="Times New Roman"/>
            </w:rPr>
            <w:delText>Australia</w:delText>
          </w:r>
          <w:r w:rsidDel="005250AA">
            <w:rPr>
              <w:rFonts w:ascii="Times New Roman" w:hAnsi="Times New Roman" w:cs="Times New Roman"/>
            </w:rPr>
            <w:delText>.</w:delText>
          </w:r>
        </w:del>
      </w:ins>
    </w:p>
    <w:p w14:paraId="7B212675" w14:textId="7F43FA82" w:rsidR="00DD108D" w:rsidRPr="009F6B26" w:rsidRDefault="005250AA" w:rsidP="00C27738">
      <w:pPr>
        <w:spacing w:line="480" w:lineRule="auto"/>
        <w:ind w:firstLine="567"/>
        <w:rPr>
          <w:rFonts w:ascii="Times New Roman" w:hAnsi="Times New Roman" w:cs="Times New Roman"/>
        </w:rPr>
      </w:pPr>
      <w:ins w:id="24" w:author="Microsoft Office User" w:date="2016-11-07T17:04:00Z">
        <w:r>
          <w:rPr>
            <w:rFonts w:ascii="Times New Roman" w:hAnsi="Times New Roman" w:cs="Times New Roman"/>
            <w:vertAlign w:val="superscript"/>
          </w:rPr>
          <w:t>1</w:t>
        </w:r>
        <w:r w:rsidRPr="009F6B26">
          <w:rPr>
            <w:rFonts w:ascii="Times New Roman" w:hAnsi="Times New Roman" w:cs="Times New Roman"/>
          </w:rPr>
          <w:t xml:space="preserve">School </w:t>
        </w:r>
      </w:ins>
      <w:r w:rsidR="00DD108D" w:rsidRPr="009F6B26">
        <w:rPr>
          <w:rFonts w:ascii="Times New Roman" w:hAnsi="Times New Roman" w:cs="Times New Roman"/>
        </w:rPr>
        <w:t xml:space="preserve">of Biological Sciences/Centre for Geometric Biology, Monash University, </w:t>
      </w:r>
    </w:p>
    <w:p w14:paraId="41CD4A91" w14:textId="4D19521C" w:rsidR="00DD108D" w:rsidRDefault="00DD108D" w:rsidP="00C27738">
      <w:pPr>
        <w:spacing w:line="480" w:lineRule="auto"/>
        <w:ind w:firstLine="567"/>
        <w:rPr>
          <w:ins w:id="25" w:author="Microsoft Office User" w:date="2016-11-07T17:04:00Z"/>
          <w:rFonts w:ascii="Times New Roman" w:hAnsi="Times New Roman" w:cs="Times New Roman"/>
        </w:rPr>
      </w:pPr>
      <w:r w:rsidRPr="009F6B26">
        <w:rPr>
          <w:rFonts w:ascii="Times New Roman" w:hAnsi="Times New Roman" w:cs="Times New Roman"/>
        </w:rPr>
        <w:t>Clayton, VIC 3800, Australia</w:t>
      </w:r>
      <w:r w:rsidR="00977E64">
        <w:rPr>
          <w:rFonts w:ascii="Times New Roman" w:hAnsi="Times New Roman" w:cs="Times New Roman"/>
        </w:rPr>
        <w:t>.</w:t>
      </w:r>
    </w:p>
    <w:p w14:paraId="28E03EAA" w14:textId="475F331B" w:rsidR="005250AA" w:rsidRPr="009F6B26" w:rsidRDefault="005250AA" w:rsidP="005250AA">
      <w:pPr>
        <w:spacing w:line="480" w:lineRule="auto"/>
        <w:ind w:firstLine="567"/>
        <w:rPr>
          <w:rFonts w:ascii="Times New Roman" w:hAnsi="Times New Roman" w:cs="Times New Roman"/>
        </w:rPr>
      </w:pPr>
      <w:moveToRangeStart w:id="26" w:author="Microsoft Office User" w:date="2016-11-07T17:04:00Z" w:name="move466301593"/>
      <w:moveTo w:id="27" w:author="Microsoft Office User" w:date="2016-11-07T17:04:00Z">
        <w:del w:id="28" w:author="Microsoft Office User" w:date="2016-11-07T17:04:00Z">
          <w:r w:rsidRPr="009F6B26" w:rsidDel="005250AA">
            <w:rPr>
              <w:rFonts w:ascii="Times New Roman" w:hAnsi="Times New Roman" w:cs="Times New Roman"/>
              <w:vertAlign w:val="superscript"/>
            </w:rPr>
            <w:delText>1</w:delText>
          </w:r>
        </w:del>
      </w:moveTo>
      <w:ins w:id="29" w:author="Microsoft Office User" w:date="2016-11-07T17:04:00Z">
        <w:r>
          <w:rPr>
            <w:rFonts w:ascii="Times New Roman" w:hAnsi="Times New Roman" w:cs="Times New Roman"/>
            <w:vertAlign w:val="superscript"/>
          </w:rPr>
          <w:t>2</w:t>
        </w:r>
      </w:ins>
      <w:moveTo w:id="30" w:author="Microsoft Office User" w:date="2016-11-07T17:04:00Z">
        <w:r w:rsidRPr="009F6B26">
          <w:rPr>
            <w:rFonts w:ascii="Times New Roman" w:hAnsi="Times New Roman" w:cs="Times New Roman"/>
          </w:rPr>
          <w:t xml:space="preserve">School of Biological Sciences, The University of Queensland, St Lucia, QLD 4072,   </w:t>
        </w:r>
      </w:moveTo>
    </w:p>
    <w:p w14:paraId="3DD0C7C4" w14:textId="77777777" w:rsidR="005250AA" w:rsidRPr="009F6B26" w:rsidRDefault="005250AA" w:rsidP="005250AA">
      <w:pPr>
        <w:spacing w:line="480" w:lineRule="auto"/>
        <w:ind w:firstLine="567"/>
        <w:rPr>
          <w:rFonts w:ascii="Times New Roman" w:hAnsi="Times New Roman" w:cs="Times New Roman"/>
        </w:rPr>
      </w:pPr>
      <w:moveTo w:id="31" w:author="Microsoft Office User" w:date="2016-11-07T17:04:00Z">
        <w:r w:rsidRPr="009F6B26">
          <w:rPr>
            <w:rFonts w:ascii="Times New Roman" w:hAnsi="Times New Roman" w:cs="Times New Roman"/>
          </w:rPr>
          <w:t>Australia</w:t>
        </w:r>
        <w:r>
          <w:rPr>
            <w:rFonts w:ascii="Times New Roman" w:hAnsi="Times New Roman" w:cs="Times New Roman"/>
          </w:rPr>
          <w:t>.</w:t>
        </w:r>
      </w:moveTo>
    </w:p>
    <w:moveToRangeEnd w:id="26"/>
    <w:p w14:paraId="56F6F502" w14:textId="77777777" w:rsidR="005250AA" w:rsidRPr="009F6B26" w:rsidRDefault="005250AA" w:rsidP="00C27738">
      <w:pPr>
        <w:spacing w:line="480" w:lineRule="auto"/>
        <w:ind w:firstLine="567"/>
        <w:rPr>
          <w:rFonts w:ascii="Times New Roman" w:hAnsi="Times New Roman" w:cs="Times New Roman"/>
        </w:rPr>
      </w:pPr>
    </w:p>
    <w:p w14:paraId="5A723C50" w14:textId="46136289" w:rsidR="0092241C" w:rsidRPr="009F6B26" w:rsidDel="005250AA" w:rsidRDefault="0092241C" w:rsidP="00C27738">
      <w:pPr>
        <w:spacing w:line="480" w:lineRule="auto"/>
        <w:ind w:firstLine="567"/>
        <w:rPr>
          <w:del w:id="32" w:author="Microsoft Office User" w:date="2016-11-07T17:04:00Z"/>
          <w:rFonts w:ascii="Times New Roman" w:hAnsi="Times New Roman" w:cs="Times New Roman"/>
        </w:rPr>
      </w:pPr>
    </w:p>
    <w:p w14:paraId="5460517C" w14:textId="2632D72D" w:rsidR="0092241C" w:rsidRPr="009F6B26" w:rsidRDefault="0092241C" w:rsidP="0092241C">
      <w:pPr>
        <w:spacing w:line="480" w:lineRule="auto"/>
        <w:rPr>
          <w:rFonts w:ascii="Times New Roman" w:hAnsi="Times New Roman" w:cs="Times New Roman"/>
        </w:rPr>
      </w:pPr>
      <w:r w:rsidRPr="009F6B26">
        <w:rPr>
          <w:rFonts w:ascii="Times New Roman" w:hAnsi="Times New Roman" w:cs="Times New Roman"/>
        </w:rPr>
        <w:t>Corresponding author’s telephone, and email details:</w:t>
      </w:r>
    </w:p>
    <w:p w14:paraId="78A3A2AB" w14:textId="31D1D989"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Marcelo E. Lagos</w:t>
      </w:r>
      <w:r w:rsidR="00690682" w:rsidRPr="00AF4FF2">
        <w:rPr>
          <w:rFonts w:ascii="Times New Roman" w:hAnsi="Times New Roman" w:cs="Times New Roman"/>
          <w:lang w:val="pt-PT"/>
        </w:rPr>
        <w:t xml:space="preserve"> ,</w:t>
      </w:r>
      <w:r w:rsidRPr="00AF4FF2">
        <w:rPr>
          <w:rFonts w:ascii="Times New Roman" w:hAnsi="Times New Roman" w:cs="Times New Roman"/>
          <w:lang w:val="pt-PT"/>
        </w:rPr>
        <w:t xml:space="preserve">  </w:t>
      </w:r>
      <w:r w:rsidR="004D095D" w:rsidRPr="00AF4FF2">
        <w:rPr>
          <w:rFonts w:ascii="Times New Roman" w:hAnsi="Times New Roman" w:cs="Times New Roman"/>
          <w:lang w:val="pt-PT"/>
        </w:rPr>
        <w:t>+61 3 99054614</w:t>
      </w:r>
      <w:r w:rsidR="00690682" w:rsidRPr="00AF4FF2">
        <w:rPr>
          <w:rFonts w:ascii="Times New Roman" w:hAnsi="Times New Roman" w:cs="Times New Roman"/>
          <w:lang w:val="pt-PT"/>
        </w:rPr>
        <w:t>,</w:t>
      </w:r>
      <w:r w:rsidR="00E538F7">
        <w:fldChar w:fldCharType="begin"/>
      </w:r>
      <w:r w:rsidR="00E538F7" w:rsidRPr="00E538F7">
        <w:rPr>
          <w:lang w:val="pt-PT"/>
          <w:rPrChange w:id="33" w:author="Dustin Marshall" w:date="2016-11-16T09:32:00Z">
            <w:rPr/>
          </w:rPrChange>
        </w:rPr>
        <w:instrText xml:space="preserve"> HYPERLINK "mailto:" </w:instrText>
      </w:r>
      <w:r w:rsidR="00E538F7">
        <w:fldChar w:fldCharType="end"/>
      </w:r>
      <w:r w:rsidR="009F6B26" w:rsidRPr="00AF4FF2">
        <w:rPr>
          <w:rFonts w:ascii="Times New Roman" w:hAnsi="Times New Roman" w:cs="Times New Roman"/>
          <w:lang w:val="pt-PT"/>
        </w:rPr>
        <w:t xml:space="preserve"> lagosorostica@gmail.com</w:t>
      </w:r>
      <w:r w:rsidRPr="00AF4FF2">
        <w:rPr>
          <w:rFonts w:ascii="Times New Roman" w:hAnsi="Times New Roman" w:cs="Times New Roman"/>
          <w:lang w:val="pt-PT"/>
        </w:rPr>
        <w:t xml:space="preserve">. </w:t>
      </w:r>
    </w:p>
    <w:p w14:paraId="38A46EA3" w14:textId="6AEFD91C"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 xml:space="preserve">Diego R. </w:t>
      </w:r>
      <w:proofErr w:type="spellStart"/>
      <w:r w:rsidRPr="00AF4FF2">
        <w:rPr>
          <w:rFonts w:ascii="Times New Roman" w:hAnsi="Times New Roman" w:cs="Times New Roman"/>
          <w:lang w:val="pt-PT"/>
        </w:rPr>
        <w:t>Barneche</w:t>
      </w:r>
      <w:proofErr w:type="spellEnd"/>
      <w:r w:rsidR="00690682" w:rsidRPr="00AF4FF2">
        <w:rPr>
          <w:rFonts w:ascii="Times New Roman" w:hAnsi="Times New Roman" w:cs="Times New Roman"/>
          <w:lang w:val="pt-PT"/>
        </w:rPr>
        <w:t>,</w:t>
      </w:r>
      <w:r w:rsidRPr="00AF4FF2">
        <w:rPr>
          <w:rFonts w:ascii="Times New Roman" w:hAnsi="Times New Roman" w:cs="Times New Roman"/>
          <w:lang w:val="pt-PT"/>
        </w:rPr>
        <w:t xml:space="preserve"> </w:t>
      </w:r>
      <w:r w:rsidR="00690682" w:rsidRPr="00AF4FF2">
        <w:rPr>
          <w:rFonts w:ascii="Times New Roman" w:hAnsi="Times New Roman" w:cs="Times New Roman"/>
          <w:lang w:val="pt-PT"/>
        </w:rPr>
        <w:t>+61 3 99055100,</w:t>
      </w:r>
      <w:r w:rsidRPr="00AF4FF2">
        <w:rPr>
          <w:rFonts w:ascii="Times New Roman" w:hAnsi="Times New Roman" w:cs="Times New Roman"/>
          <w:lang w:val="pt-PT"/>
        </w:rPr>
        <w:t xml:space="preserve"> </w:t>
      </w:r>
      <w:r w:rsidR="00E538F7">
        <w:fldChar w:fldCharType="begin"/>
      </w:r>
      <w:r w:rsidR="00E538F7" w:rsidRPr="00E538F7">
        <w:rPr>
          <w:lang w:val="pt-PT"/>
          <w:rPrChange w:id="34" w:author="Dustin Marshall" w:date="2016-11-16T09:32:00Z">
            <w:rPr/>
          </w:rPrChange>
        </w:rPr>
        <w:instrText xml:space="preserve"> HYPERLINK "mailto:diego.barneche@monash.edu" </w:instrText>
      </w:r>
      <w:r w:rsidR="00E538F7">
        <w:fldChar w:fldCharType="separate"/>
      </w:r>
      <w:r w:rsidRPr="00AF4FF2">
        <w:rPr>
          <w:rFonts w:ascii="Times New Roman" w:hAnsi="Times New Roman" w:cs="Times New Roman"/>
          <w:lang w:val="pt-PT"/>
        </w:rPr>
        <w:t>barneche</w:t>
      </w:r>
      <w:r w:rsidR="00A05B8C" w:rsidRPr="00AF4FF2">
        <w:rPr>
          <w:rFonts w:ascii="Times New Roman" w:hAnsi="Times New Roman" w:cs="Times New Roman"/>
          <w:lang w:val="pt-PT"/>
        </w:rPr>
        <w:t>dr</w:t>
      </w:r>
      <w:r w:rsidRPr="00AF4FF2">
        <w:rPr>
          <w:rFonts w:ascii="Times New Roman" w:hAnsi="Times New Roman" w:cs="Times New Roman"/>
          <w:lang w:val="pt-PT"/>
        </w:rPr>
        <w:t>@</w:t>
      </w:r>
      <w:r w:rsidR="00A05B8C" w:rsidRPr="00AF4FF2">
        <w:rPr>
          <w:rFonts w:ascii="Times New Roman" w:hAnsi="Times New Roman" w:cs="Times New Roman"/>
          <w:lang w:val="pt-PT"/>
        </w:rPr>
        <w:t>gmail</w:t>
      </w:r>
      <w:r w:rsidRPr="00AF4FF2">
        <w:rPr>
          <w:rFonts w:ascii="Times New Roman" w:hAnsi="Times New Roman" w:cs="Times New Roman"/>
          <w:lang w:val="pt-PT"/>
        </w:rPr>
        <w:t>.</w:t>
      </w:r>
      <w:r w:rsidR="00A05B8C" w:rsidRPr="00AF4FF2">
        <w:rPr>
          <w:rFonts w:ascii="Times New Roman" w:hAnsi="Times New Roman" w:cs="Times New Roman"/>
          <w:lang w:val="pt-PT"/>
        </w:rPr>
        <w:t>com</w:t>
      </w:r>
      <w:r w:rsidR="00E538F7">
        <w:rPr>
          <w:rFonts w:ascii="Times New Roman" w:hAnsi="Times New Roman" w:cs="Times New Roman"/>
          <w:lang w:val="pt-PT"/>
        </w:rPr>
        <w:fldChar w:fldCharType="end"/>
      </w:r>
      <w:r w:rsidRPr="00AF4FF2">
        <w:rPr>
          <w:rFonts w:ascii="Times New Roman" w:hAnsi="Times New Roman" w:cs="Times New Roman"/>
          <w:lang w:val="pt-PT"/>
        </w:rPr>
        <w:t xml:space="preserve"> </w:t>
      </w:r>
    </w:p>
    <w:p w14:paraId="17352814" w14:textId="78E9D36D" w:rsidR="0092241C" w:rsidRPr="009F6B26" w:rsidRDefault="0092241C" w:rsidP="00AF4FF2">
      <w:pPr>
        <w:spacing w:line="480" w:lineRule="auto"/>
        <w:ind w:left="567"/>
        <w:rPr>
          <w:rFonts w:ascii="Times New Roman" w:hAnsi="Times New Roman" w:cs="Times New Roman"/>
        </w:rPr>
      </w:pPr>
      <w:r w:rsidRPr="009F6B26">
        <w:rPr>
          <w:rFonts w:ascii="Times New Roman" w:hAnsi="Times New Roman" w:cs="Times New Roman"/>
        </w:rPr>
        <w:t xml:space="preserve">Craig R. </w:t>
      </w:r>
      <w:proofErr w:type="gramStart"/>
      <w:r w:rsidRPr="009F6B26">
        <w:rPr>
          <w:rFonts w:ascii="Times New Roman" w:hAnsi="Times New Roman" w:cs="Times New Roman"/>
        </w:rPr>
        <w:t xml:space="preserve">White  </w:t>
      </w:r>
      <w:r w:rsidR="00690682" w:rsidRPr="009F6B26">
        <w:rPr>
          <w:rFonts w:ascii="Times New Roman" w:hAnsi="Times New Roman" w:cs="Times New Roman"/>
        </w:rPr>
        <w:t xml:space="preserve">    ,</w:t>
      </w:r>
      <w:proofErr w:type="gramEnd"/>
      <w:r w:rsidR="00690682" w:rsidRPr="009F6B26">
        <w:rPr>
          <w:rFonts w:ascii="Times New Roman" w:hAnsi="Times New Roman" w:cs="Times New Roman"/>
        </w:rPr>
        <w:t xml:space="preserve"> </w:t>
      </w:r>
      <w:r w:rsidR="008B6E7A">
        <w:fldChar w:fldCharType="begin"/>
      </w:r>
      <w:r w:rsidR="008B6E7A">
        <w:instrText xml:space="preserve"> HYPERLINK "tel:%2B61%203%209902%200769" \t "_blank" </w:instrText>
      </w:r>
      <w:r w:rsidR="008B6E7A">
        <w:fldChar w:fldCharType="separate"/>
      </w:r>
      <w:r w:rsidR="00690682" w:rsidRPr="009F6B26">
        <w:rPr>
          <w:rFonts w:ascii="Times New Roman" w:hAnsi="Times New Roman" w:cs="Times New Roman"/>
        </w:rPr>
        <w:t>+61 3 99020769</w:t>
      </w:r>
      <w:r w:rsidR="008B6E7A">
        <w:rPr>
          <w:rFonts w:ascii="Times New Roman" w:hAnsi="Times New Roman" w:cs="Times New Roman"/>
        </w:rPr>
        <w:fldChar w:fldCharType="end"/>
      </w:r>
      <w:r w:rsidR="00690682" w:rsidRPr="009F6B26">
        <w:rPr>
          <w:rFonts w:ascii="Times New Roman" w:hAnsi="Times New Roman" w:cs="Times New Roman"/>
        </w:rPr>
        <w:t xml:space="preserve">, </w:t>
      </w:r>
      <w:r w:rsidRPr="009F6B26">
        <w:rPr>
          <w:rFonts w:ascii="Times New Roman" w:hAnsi="Times New Roman" w:cs="Times New Roman"/>
        </w:rPr>
        <w:t>craig.white@monash.edu</w:t>
      </w:r>
    </w:p>
    <w:p w14:paraId="4B40898B" w14:textId="044DA09C" w:rsidR="0092241C" w:rsidRPr="00AF4FF2" w:rsidRDefault="0092241C" w:rsidP="00977E64">
      <w:pPr>
        <w:spacing w:line="480" w:lineRule="auto"/>
        <w:ind w:left="567"/>
        <w:rPr>
          <w:rFonts w:ascii="Times New Roman" w:hAnsi="Times New Roman" w:cs="Times New Roman"/>
          <w:lang w:val="de-DE"/>
        </w:rPr>
      </w:pPr>
      <w:r w:rsidRPr="00AF4FF2">
        <w:rPr>
          <w:rFonts w:ascii="Times New Roman" w:hAnsi="Times New Roman" w:cs="Times New Roman"/>
          <w:lang w:val="de-DE"/>
        </w:rPr>
        <w:t xml:space="preserve">Dustin J. Marshall </w:t>
      </w:r>
      <w:r w:rsidR="00690682" w:rsidRPr="00AF4FF2">
        <w:rPr>
          <w:rFonts w:ascii="Times New Roman" w:hAnsi="Times New Roman" w:cs="Times New Roman"/>
          <w:lang w:val="de-DE"/>
        </w:rPr>
        <w:t>,</w:t>
      </w:r>
      <w:r w:rsidRPr="00AF4FF2">
        <w:rPr>
          <w:rFonts w:ascii="Times New Roman" w:hAnsi="Times New Roman" w:cs="Times New Roman"/>
          <w:lang w:val="de-DE"/>
        </w:rPr>
        <w:t xml:space="preserve"> </w:t>
      </w:r>
      <w:r w:rsidR="00690682" w:rsidRPr="00AF4FF2">
        <w:rPr>
          <w:rFonts w:ascii="Times New Roman" w:hAnsi="Times New Roman" w:cs="Times New Roman"/>
          <w:lang w:val="de-DE"/>
        </w:rPr>
        <w:t xml:space="preserve">+61 3 99024449, </w:t>
      </w:r>
      <w:r w:rsidR="00E538F7">
        <w:fldChar w:fldCharType="begin"/>
      </w:r>
      <w:r w:rsidR="00E538F7" w:rsidRPr="00E538F7">
        <w:rPr>
          <w:lang w:val="de-DE"/>
          <w:rPrChange w:id="35" w:author="Dustin Marshall" w:date="2016-11-16T09:32:00Z">
            <w:rPr/>
          </w:rPrChange>
        </w:rPr>
        <w:instrText xml:space="preserve"> HYPERLINK "mailto:dustin.marshall@monash.edu&amp;subject=Enquiry%20submitted%20via%20MEEG%20website" </w:instrText>
      </w:r>
      <w:r w:rsidR="00E538F7">
        <w:fldChar w:fldCharType="separate"/>
      </w:r>
      <w:r w:rsidRPr="00AF4FF2">
        <w:rPr>
          <w:rFonts w:ascii="Times New Roman" w:hAnsi="Times New Roman" w:cs="Times New Roman"/>
          <w:lang w:val="de-DE"/>
        </w:rPr>
        <w:t>dustin.marshall@monash.edu </w:t>
      </w:r>
      <w:r w:rsidR="00E538F7">
        <w:rPr>
          <w:rFonts w:ascii="Times New Roman" w:hAnsi="Times New Roman" w:cs="Times New Roman"/>
          <w:lang w:val="de-DE"/>
        </w:rPr>
        <w:fldChar w:fldCharType="end"/>
      </w:r>
    </w:p>
    <w:p w14:paraId="56212F88" w14:textId="77777777" w:rsidR="0092241C" w:rsidRPr="00AF4FF2" w:rsidRDefault="0092241C" w:rsidP="0092241C">
      <w:pPr>
        <w:spacing w:line="480" w:lineRule="auto"/>
        <w:rPr>
          <w:rFonts w:ascii="Times New Roman" w:hAnsi="Times New Roman" w:cs="Times New Roman"/>
          <w:lang w:val="de-DE"/>
        </w:rPr>
      </w:pPr>
    </w:p>
    <w:p w14:paraId="1CF60C92" w14:textId="198BEDFC" w:rsidR="00821F17" w:rsidRPr="00E538F7" w:rsidRDefault="007619D0" w:rsidP="0092241C">
      <w:pPr>
        <w:spacing w:line="480" w:lineRule="auto"/>
        <w:ind w:left="567" w:hanging="567"/>
        <w:rPr>
          <w:rFonts w:ascii="Times New Roman" w:hAnsi="Times New Roman" w:cs="Times New Roman"/>
          <w:lang w:val="en-AU"/>
          <w:rPrChange w:id="36"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37" w:author="Dustin Marshall" w:date="2016-11-16T09:32:00Z">
            <w:rPr>
              <w:rFonts w:ascii="Times New Roman" w:hAnsi="Times New Roman" w:cs="Times New Roman"/>
              <w:lang w:val="de-DE"/>
            </w:rPr>
          </w:rPrChange>
        </w:rPr>
        <w:t xml:space="preserve">Keywords: </w:t>
      </w:r>
      <w:r w:rsidR="00FD3F8F" w:rsidRPr="00E538F7">
        <w:rPr>
          <w:rFonts w:ascii="Times New Roman" w:hAnsi="Times New Roman" w:cs="Times New Roman"/>
          <w:lang w:val="en-AU"/>
          <w:rPrChange w:id="38" w:author="Dustin Marshall" w:date="2016-11-16T09:32:00Z">
            <w:rPr>
              <w:rFonts w:ascii="Times New Roman" w:hAnsi="Times New Roman" w:cs="Times New Roman"/>
              <w:lang w:val="de-DE"/>
            </w:rPr>
          </w:rPrChange>
        </w:rPr>
        <w:t>Non-indigenous species, sessile organisms, low flow, low oxygen, exploitative competition,</w:t>
      </w:r>
      <w:r w:rsidR="00821F17" w:rsidRPr="00E538F7">
        <w:rPr>
          <w:rFonts w:ascii="Times New Roman" w:hAnsi="Times New Roman" w:cs="Times New Roman"/>
          <w:lang w:val="en-AU"/>
          <w:rPrChange w:id="39" w:author="Dustin Marshall" w:date="2016-11-16T09:32:00Z">
            <w:rPr>
              <w:rFonts w:ascii="Times New Roman" w:hAnsi="Times New Roman" w:cs="Times New Roman"/>
              <w:lang w:val="de-DE"/>
            </w:rPr>
          </w:rPrChange>
        </w:rPr>
        <w:t xml:space="preserve"> invasi</w:t>
      </w:r>
      <w:r w:rsidR="00FD3F8F" w:rsidRPr="00E538F7">
        <w:rPr>
          <w:rFonts w:ascii="Times New Roman" w:hAnsi="Times New Roman" w:cs="Times New Roman"/>
          <w:lang w:val="en-AU"/>
          <w:rPrChange w:id="40" w:author="Dustin Marshall" w:date="2016-11-16T09:32:00Z">
            <w:rPr>
              <w:rFonts w:ascii="Times New Roman" w:hAnsi="Times New Roman" w:cs="Times New Roman"/>
              <w:lang w:val="de-DE"/>
            </w:rPr>
          </w:rPrChange>
        </w:rPr>
        <w:t>ons, artificial structures,</w:t>
      </w:r>
      <w:r w:rsidR="00821F17" w:rsidRPr="00E538F7">
        <w:rPr>
          <w:rFonts w:ascii="Times New Roman" w:hAnsi="Times New Roman" w:cs="Times New Roman"/>
          <w:lang w:val="en-AU"/>
          <w:rPrChange w:id="41" w:author="Dustin Marshall" w:date="2016-11-16T09:32:00Z">
            <w:rPr>
              <w:rFonts w:ascii="Times New Roman" w:hAnsi="Times New Roman" w:cs="Times New Roman"/>
              <w:lang w:val="de-DE"/>
            </w:rPr>
          </w:rPrChange>
        </w:rPr>
        <w:t xml:space="preserve"> marinas.</w:t>
      </w:r>
    </w:p>
    <w:p w14:paraId="0B6F9FFE" w14:textId="77777777" w:rsidR="00821F17" w:rsidRPr="00E538F7" w:rsidRDefault="00821F17" w:rsidP="00C27738">
      <w:pPr>
        <w:spacing w:line="480" w:lineRule="auto"/>
        <w:rPr>
          <w:rFonts w:ascii="Times New Roman" w:hAnsi="Times New Roman" w:cs="Times New Roman"/>
          <w:lang w:val="en-AU"/>
          <w:rPrChange w:id="42" w:author="Dustin Marshall" w:date="2016-11-16T09:32:00Z">
            <w:rPr>
              <w:rFonts w:ascii="Times New Roman" w:hAnsi="Times New Roman" w:cs="Times New Roman"/>
              <w:lang w:val="de-DE"/>
            </w:rPr>
          </w:rPrChange>
        </w:rPr>
      </w:pPr>
    </w:p>
    <w:p w14:paraId="31647055" w14:textId="7EC2890B" w:rsidR="00971FEE" w:rsidRPr="00E538F7" w:rsidRDefault="00C27738" w:rsidP="00C27738">
      <w:pPr>
        <w:spacing w:line="480" w:lineRule="auto"/>
        <w:rPr>
          <w:rFonts w:ascii="Times New Roman" w:hAnsi="Times New Roman" w:cs="Times New Roman"/>
          <w:lang w:val="en-AU"/>
          <w:rPrChange w:id="43"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44" w:author="Dustin Marshall" w:date="2016-11-16T09:32:00Z">
            <w:rPr>
              <w:rFonts w:ascii="Times New Roman" w:hAnsi="Times New Roman" w:cs="Times New Roman"/>
              <w:lang w:val="de-DE"/>
            </w:rPr>
          </w:rPrChange>
        </w:rPr>
        <w:t xml:space="preserve">Paper </w:t>
      </w:r>
      <w:r w:rsidR="0092241C" w:rsidRPr="00E538F7">
        <w:rPr>
          <w:rFonts w:ascii="Times New Roman" w:hAnsi="Times New Roman" w:cs="Times New Roman"/>
          <w:lang w:val="en-AU"/>
          <w:rPrChange w:id="45" w:author="Dustin Marshall" w:date="2016-11-16T09:32:00Z">
            <w:rPr>
              <w:rFonts w:ascii="Times New Roman" w:hAnsi="Times New Roman" w:cs="Times New Roman"/>
              <w:lang w:val="de-DE"/>
            </w:rPr>
          </w:rPrChange>
        </w:rPr>
        <w:t>type</w:t>
      </w:r>
      <w:r w:rsidRPr="00E538F7">
        <w:rPr>
          <w:rFonts w:ascii="Times New Roman" w:hAnsi="Times New Roman" w:cs="Times New Roman"/>
          <w:lang w:val="en-AU"/>
          <w:rPrChange w:id="46" w:author="Dustin Marshall" w:date="2016-11-16T09:32:00Z">
            <w:rPr>
              <w:rFonts w:ascii="Times New Roman" w:hAnsi="Times New Roman" w:cs="Times New Roman"/>
              <w:lang w:val="de-DE"/>
            </w:rPr>
          </w:rPrChange>
        </w:rPr>
        <w:t xml:space="preserve">: </w:t>
      </w:r>
      <w:r w:rsidR="0092241C" w:rsidRPr="00E538F7">
        <w:rPr>
          <w:rFonts w:ascii="Times New Roman" w:hAnsi="Times New Roman" w:cs="Times New Roman"/>
          <w:lang w:val="en-AU"/>
          <w:rPrChange w:id="47" w:author="Dustin Marshall" w:date="2016-11-16T09:32:00Z">
            <w:rPr>
              <w:rFonts w:ascii="Times New Roman" w:hAnsi="Times New Roman" w:cs="Times New Roman"/>
              <w:lang w:val="de-DE"/>
            </w:rPr>
          </w:rPrChange>
        </w:rPr>
        <w:t xml:space="preserve"> </w:t>
      </w:r>
      <w:r w:rsidR="00DA3DCA" w:rsidRPr="00E538F7">
        <w:rPr>
          <w:rFonts w:ascii="Times New Roman" w:hAnsi="Times New Roman" w:cs="Times New Roman"/>
          <w:lang w:val="en-AU"/>
          <w:rPrChange w:id="48" w:author="Dustin Marshall" w:date="2016-11-16T09:32:00Z">
            <w:rPr>
              <w:rFonts w:ascii="Times New Roman" w:hAnsi="Times New Roman" w:cs="Times New Roman"/>
              <w:lang w:val="de-DE"/>
            </w:rPr>
          </w:rPrChange>
        </w:rPr>
        <w:t>Primary Research</w:t>
      </w:r>
    </w:p>
    <w:p w14:paraId="746026D2" w14:textId="77777777" w:rsidR="00971FEE" w:rsidRPr="00E538F7" w:rsidRDefault="00971FEE" w:rsidP="00C27738">
      <w:pPr>
        <w:spacing w:line="480" w:lineRule="auto"/>
        <w:rPr>
          <w:rFonts w:ascii="Times New Roman" w:hAnsi="Times New Roman" w:cs="Times New Roman"/>
          <w:lang w:val="en-AU"/>
          <w:rPrChange w:id="49" w:author="Dustin Marshall" w:date="2016-11-16T09:32:00Z">
            <w:rPr>
              <w:rFonts w:ascii="Times New Roman" w:hAnsi="Times New Roman" w:cs="Times New Roman"/>
              <w:lang w:val="de-DE"/>
            </w:rPr>
          </w:rPrChange>
        </w:rPr>
      </w:pPr>
    </w:p>
    <w:p w14:paraId="740269F3" w14:textId="0BDF58D0" w:rsidR="002D14D5" w:rsidRPr="00E538F7" w:rsidRDefault="002D14D5">
      <w:pPr>
        <w:rPr>
          <w:rFonts w:ascii="Times New Roman" w:hAnsi="Times New Roman" w:cs="Times New Roman"/>
          <w:lang w:val="en-AU"/>
          <w:rPrChange w:id="50"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51" w:author="Dustin Marshall" w:date="2016-11-16T09:32:00Z">
            <w:rPr>
              <w:rFonts w:ascii="Times New Roman" w:hAnsi="Times New Roman" w:cs="Times New Roman"/>
              <w:lang w:val="de-DE"/>
            </w:rPr>
          </w:rPrChange>
        </w:rPr>
        <w:br w:type="page"/>
      </w:r>
    </w:p>
    <w:p w14:paraId="0E6F552A" w14:textId="77777777" w:rsidR="006F1C06" w:rsidRPr="00A05B8C" w:rsidRDefault="00844DFE" w:rsidP="00C27738">
      <w:pPr>
        <w:spacing w:line="480" w:lineRule="auto"/>
        <w:rPr>
          <w:rFonts w:ascii="Times New Roman" w:hAnsi="Times New Roman" w:cs="Times New Roman"/>
          <w:b/>
        </w:rPr>
      </w:pPr>
      <w:r w:rsidRPr="00A05B8C">
        <w:rPr>
          <w:rFonts w:ascii="Times New Roman" w:hAnsi="Times New Roman" w:cs="Times New Roman"/>
          <w:b/>
        </w:rPr>
        <w:lastRenderedPageBreak/>
        <w:t>A</w:t>
      </w:r>
      <w:r w:rsidR="006F1C06" w:rsidRPr="00A05B8C">
        <w:rPr>
          <w:rFonts w:ascii="Times New Roman" w:hAnsi="Times New Roman" w:cs="Times New Roman"/>
          <w:b/>
        </w:rPr>
        <w:t>bstract</w:t>
      </w:r>
    </w:p>
    <w:p w14:paraId="7442563E" w14:textId="7C82F0E6" w:rsidR="005137C9" w:rsidRPr="00A05B8C" w:rsidRDefault="00D0363E" w:rsidP="00AF4FF2">
      <w:pPr>
        <w:spacing w:line="480" w:lineRule="auto"/>
        <w:rPr>
          <w:rFonts w:ascii="Times New Roman" w:hAnsi="Times New Roman" w:cs="Times New Roman"/>
        </w:rPr>
      </w:pPr>
      <w:r w:rsidRPr="00A05B8C">
        <w:rPr>
          <w:rFonts w:ascii="Times New Roman" w:hAnsi="Times New Roman" w:cs="Times New Roman"/>
        </w:rPr>
        <w:t>Biological invasions are one of the biggest threats to global biodiversity. Marine artificial structures are proliferating worldwide and provide a haven for marine invasive species. Such structures disrupt local hydrodynamics</w:t>
      </w:r>
      <w:r w:rsidR="00EB61C8">
        <w:rPr>
          <w:rFonts w:ascii="Times New Roman" w:hAnsi="Times New Roman" w:cs="Times New Roman"/>
        </w:rPr>
        <w:t xml:space="preserve">, which </w:t>
      </w:r>
      <w:r w:rsidRPr="00A05B8C">
        <w:rPr>
          <w:rFonts w:ascii="Times New Roman" w:hAnsi="Times New Roman" w:cs="Times New Roman"/>
        </w:rPr>
        <w:t xml:space="preserve">can lead to the formation of </w:t>
      </w:r>
      <w:r w:rsidR="00EB61C8">
        <w:rPr>
          <w:rFonts w:ascii="Times New Roman" w:hAnsi="Times New Roman" w:cs="Times New Roman"/>
        </w:rPr>
        <w:t>oxygen-depleted</w:t>
      </w:r>
      <w:r w:rsidR="00EB61C8" w:rsidRPr="00A05B8C">
        <w:rPr>
          <w:rFonts w:ascii="Times New Roman" w:hAnsi="Times New Roman" w:cs="Times New Roman"/>
        </w:rPr>
        <w:t xml:space="preserve"> </w:t>
      </w:r>
      <w:r w:rsidRPr="00A05B8C">
        <w:rPr>
          <w:rFonts w:ascii="Times New Roman" w:hAnsi="Times New Roman" w:cs="Times New Roman"/>
        </w:rPr>
        <w:t>microsites</w:t>
      </w:r>
      <w:r w:rsidR="00EB61C8">
        <w:rPr>
          <w:rFonts w:ascii="Times New Roman" w:hAnsi="Times New Roman" w:cs="Times New Roman"/>
        </w:rPr>
        <w:t xml:space="preserve"> when the rate of oxygen consumption by</w:t>
      </w:r>
      <w:r w:rsidR="00EB61C8" w:rsidRPr="00A05B8C">
        <w:rPr>
          <w:rFonts w:ascii="Times New Roman" w:hAnsi="Times New Roman" w:cs="Times New Roman"/>
        </w:rPr>
        <w:t xml:space="preserve"> fouling communities</w:t>
      </w:r>
      <w:r w:rsidR="00EB61C8">
        <w:rPr>
          <w:rFonts w:ascii="Times New Roman" w:hAnsi="Times New Roman" w:cs="Times New Roman"/>
        </w:rPr>
        <w:t xml:space="preserve"> exceeds the rate of oxygen replenishment</w:t>
      </w:r>
      <w:r w:rsidRPr="00A05B8C">
        <w:rPr>
          <w:rFonts w:ascii="Times New Roman" w:hAnsi="Times New Roman" w:cs="Times New Roman"/>
        </w:rPr>
        <w:t xml:space="preserve">. The extent to which native fauna can cope with such low oxygen conditions, and whether invasive species, long associated with </w:t>
      </w:r>
      <w:r w:rsidR="00EB61C8">
        <w:rPr>
          <w:rFonts w:ascii="Times New Roman" w:hAnsi="Times New Roman" w:cs="Times New Roman"/>
        </w:rPr>
        <w:t>artificial structures in flow-restricted</w:t>
      </w:r>
      <w:r w:rsidR="00EB61C8" w:rsidRPr="00A05B8C">
        <w:rPr>
          <w:rFonts w:ascii="Times New Roman" w:hAnsi="Times New Roman" w:cs="Times New Roman"/>
        </w:rPr>
        <w:t xml:space="preserve"> </w:t>
      </w:r>
      <w:r w:rsidRPr="00A05B8C">
        <w:rPr>
          <w:rFonts w:ascii="Times New Roman" w:hAnsi="Times New Roman" w:cs="Times New Roman"/>
        </w:rPr>
        <w:t xml:space="preserve">habitats, have adapted to these conditions remains unclear. We measured </w:t>
      </w:r>
      <w:r w:rsidR="00AF4FF2">
        <w:rPr>
          <w:rFonts w:ascii="Times New Roman" w:hAnsi="Times New Roman" w:cs="Times New Roman"/>
        </w:rPr>
        <w:t xml:space="preserve">water flow </w:t>
      </w:r>
      <w:r w:rsidRPr="00A05B8C">
        <w:rPr>
          <w:rFonts w:ascii="Times New Roman" w:hAnsi="Times New Roman" w:cs="Times New Roman"/>
        </w:rPr>
        <w:t>oxygen availability in marinas and piers at the scales relevant to se</w:t>
      </w:r>
      <w:r w:rsidR="00AF4FF2">
        <w:rPr>
          <w:rFonts w:ascii="Times New Roman" w:hAnsi="Times New Roman" w:cs="Times New Roman"/>
        </w:rPr>
        <w:t>ssile marine invertebrates (mm)</w:t>
      </w:r>
      <w:r w:rsidRPr="00A05B8C">
        <w:rPr>
          <w:rFonts w:ascii="Times New Roman" w:hAnsi="Times New Roman" w:cs="Times New Roman"/>
        </w:rPr>
        <w:t xml:space="preserve">. We then measured the capacity of invasive and native marine invertebrates to maintain metabolic rates under decreasing levels of oxygen using standard </w:t>
      </w:r>
      <w:r w:rsidR="00EB61C8">
        <w:rPr>
          <w:rFonts w:ascii="Times New Roman" w:hAnsi="Times New Roman" w:cs="Times New Roman"/>
        </w:rPr>
        <w:t>la</w:t>
      </w:r>
      <w:del w:id="52" w:author="Craig White" w:date="2016-11-23T22:27:00Z">
        <w:r w:rsidR="009F6B26" w:rsidDel="008B6E7A">
          <w:rPr>
            <w:rFonts w:ascii="Times New Roman" w:hAnsi="Times New Roman" w:cs="Times New Roman"/>
          </w:rPr>
          <w:delText>1</w:delText>
        </w:r>
      </w:del>
      <w:r w:rsidR="00EB61C8">
        <w:rPr>
          <w:rFonts w:ascii="Times New Roman" w:hAnsi="Times New Roman" w:cs="Times New Roman"/>
        </w:rPr>
        <w:t xml:space="preserve">boratory </w:t>
      </w:r>
      <w:r w:rsidRPr="00A05B8C">
        <w:rPr>
          <w:rFonts w:ascii="Times New Roman" w:hAnsi="Times New Roman" w:cs="Times New Roman"/>
        </w:rPr>
        <w:t xml:space="preserve">assays.  We found that marinas reduce the water flow relative to piers, and that local oxygen levels can be as low as zero in these low flow conditions.  We also found that for species with </w:t>
      </w:r>
      <w:proofErr w:type="spellStart"/>
      <w:r w:rsidRPr="00A05B8C">
        <w:rPr>
          <w:rFonts w:ascii="Times New Roman" w:hAnsi="Times New Roman" w:cs="Times New Roman"/>
        </w:rPr>
        <w:t>arborescent</w:t>
      </w:r>
      <w:proofErr w:type="spellEnd"/>
      <w:r w:rsidRPr="00A05B8C">
        <w:rPr>
          <w:rFonts w:ascii="Times New Roman" w:hAnsi="Times New Roman" w:cs="Times New Roman"/>
        </w:rPr>
        <w:t xml:space="preserve"> growth forms, invasive species can tolerate much lower levels of oxygen relative to native species. Integrating the field and laboratory data showed that up to 30% of available </w:t>
      </w:r>
      <w:r w:rsidR="00AF4FF2">
        <w:rPr>
          <w:rFonts w:ascii="Times New Roman" w:hAnsi="Times New Roman" w:cs="Times New Roman"/>
        </w:rPr>
        <w:t>micro</w:t>
      </w:r>
      <w:r w:rsidRPr="00A05B8C">
        <w:rPr>
          <w:rFonts w:ascii="Times New Roman" w:hAnsi="Times New Roman" w:cs="Times New Roman"/>
        </w:rPr>
        <w:t>habitat</w:t>
      </w:r>
      <w:r w:rsidR="00AF4FF2">
        <w:rPr>
          <w:rFonts w:ascii="Times New Roman" w:hAnsi="Times New Roman" w:cs="Times New Roman"/>
        </w:rPr>
        <w:t>s</w:t>
      </w:r>
      <w:r w:rsidRPr="00A05B8C">
        <w:rPr>
          <w:rFonts w:ascii="Times New Roman" w:hAnsi="Times New Roman" w:cs="Times New Roman"/>
        </w:rPr>
        <w:t xml:space="preserve"> within low flow environments </w:t>
      </w:r>
      <w:r w:rsidR="00AF4FF2">
        <w:rPr>
          <w:rFonts w:ascii="Times New Roman" w:hAnsi="Times New Roman" w:cs="Times New Roman"/>
        </w:rPr>
        <w:t xml:space="preserve">are </w:t>
      </w:r>
      <w:r w:rsidRPr="00A05B8C">
        <w:rPr>
          <w:rFonts w:ascii="Times New Roman" w:hAnsi="Times New Roman" w:cs="Times New Roman"/>
        </w:rPr>
        <w:t xml:space="preserve">physiologically stressful for native species, while only 18% of the habitat is physiologically stressful for invasive species. These results suggest that invasive species have adapted to low oxygen habitats associated with manmade habitats, and artificial structures may be creating realized niche opportunities for invasive species.  </w:t>
      </w:r>
      <w:r w:rsidR="005137C9" w:rsidRPr="00A05B8C">
        <w:rPr>
          <w:rFonts w:ascii="Times New Roman" w:hAnsi="Times New Roman" w:cs="Times New Roman"/>
        </w:rPr>
        <w:br w:type="page"/>
      </w:r>
    </w:p>
    <w:p w14:paraId="7A8092B7" w14:textId="312E3907" w:rsidR="00866DF0"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lastRenderedPageBreak/>
        <w:t>Introduction</w:t>
      </w:r>
    </w:p>
    <w:p w14:paraId="0A93A66E" w14:textId="79EC1CA6" w:rsidR="00467DDE" w:rsidRPr="00A05B8C" w:rsidRDefault="00467DDE" w:rsidP="00E538F7">
      <w:pPr>
        <w:spacing w:line="480" w:lineRule="auto"/>
        <w:rPr>
          <w:rFonts w:ascii="Times New Roman" w:hAnsi="Times New Roman" w:cs="Times New Roman"/>
        </w:rPr>
      </w:pPr>
      <w:r w:rsidRPr="00A05B8C">
        <w:rPr>
          <w:rFonts w:ascii="Times New Roman" w:hAnsi="Times New Roman" w:cs="Times New Roman"/>
        </w:rPr>
        <w:t xml:space="preserve">Biological invasions are considered, </w:t>
      </w:r>
      <w:r w:rsidR="00564B91" w:rsidRPr="00A05B8C">
        <w:rPr>
          <w:rFonts w:ascii="Times New Roman" w:hAnsi="Times New Roman" w:cs="Times New Roman"/>
        </w:rPr>
        <w:t>together with</w:t>
      </w:r>
      <w:r w:rsidRPr="00A05B8C">
        <w:rPr>
          <w:rFonts w:ascii="Times New Roman" w:hAnsi="Times New Roman" w:cs="Times New Roman"/>
        </w:rPr>
        <w:t xml:space="preserve"> habitat destruction, to be one of the biggest threats to biodiversity around the world </w:t>
      </w:r>
      <w:r w:rsidRPr="00A05B8C">
        <w:rPr>
          <w:rFonts w:ascii="Times New Roman" w:hAnsi="Times New Roman" w:cs="Times New Roman"/>
        </w:rPr>
        <w:fldChar w:fldCharType="begin">
          <w:fldData xml:space="preserve">PEVuZE5vdGU+PENpdGU+PEF1dGhvcj5EYXZpczwvQXV0aG9yPjxZZWFyPjIwMDM8L1llYXI+PFJl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PEVuZE5vdGU+PENpdGU+PEF1dGhvcj5EYXZpczwvQXV0aG9yPjxZZWFyPjIwMDM8L1llYXI+PFJl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2009a</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Davis,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Vitousek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damage caused by </w:t>
      </w:r>
      <w:r w:rsidR="00A96527" w:rsidRPr="00A05B8C">
        <w:rPr>
          <w:rFonts w:ascii="Times New Roman" w:hAnsi="Times New Roman" w:cs="Times New Roman"/>
        </w:rPr>
        <w:t>invasive species can</w:t>
      </w:r>
      <w:r w:rsidRPr="00A05B8C">
        <w:rPr>
          <w:rFonts w:ascii="Times New Roman" w:hAnsi="Times New Roman" w:cs="Times New Roman"/>
        </w:rPr>
        <w:t xml:space="preserve"> have far-reaching consequences for biodiversity</w:t>
      </w:r>
      <w:r w:rsidR="004E1858" w:rsidRPr="00A05B8C">
        <w:rPr>
          <w:rFonts w:ascii="Times New Roman" w:hAnsi="Times New Roman" w:cs="Times New Roman"/>
        </w:rPr>
        <w:t>.</w:t>
      </w:r>
      <w:r w:rsidRPr="00A05B8C">
        <w:rPr>
          <w:rFonts w:ascii="Times New Roman" w:hAnsi="Times New Roman" w:cs="Times New Roman"/>
        </w:rPr>
        <w:t xml:space="preserve"> </w:t>
      </w:r>
      <w:r w:rsidR="004E1858" w:rsidRPr="00A05B8C">
        <w:rPr>
          <w:rFonts w:ascii="Times New Roman" w:hAnsi="Times New Roman" w:cs="Times New Roman"/>
        </w:rPr>
        <w:t xml:space="preserve">Beyond </w:t>
      </w:r>
      <w:r w:rsidRPr="00A05B8C">
        <w:rPr>
          <w:rFonts w:ascii="Times New Roman" w:hAnsi="Times New Roman" w:cs="Times New Roman"/>
        </w:rPr>
        <w:t xml:space="preserve">the obvious damage to natural systems, </w:t>
      </w:r>
      <w:r w:rsidR="00A96527" w:rsidRPr="00A05B8C">
        <w:rPr>
          <w:rFonts w:ascii="Times New Roman" w:hAnsi="Times New Roman" w:cs="Times New Roman"/>
        </w:rPr>
        <w:t xml:space="preserve">invasive species </w:t>
      </w:r>
      <w:r w:rsidRPr="00A05B8C">
        <w:rPr>
          <w:rFonts w:ascii="Times New Roman" w:hAnsi="Times New Roman" w:cs="Times New Roman"/>
        </w:rPr>
        <w:t xml:space="preserve">can also negatively impact on human activities, increase disease proliferation, and damage agriculture </w:t>
      </w:r>
      <w:r w:rsidRPr="00A05B8C">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Mack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2000</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Pimentel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While some habitats are more susceptible than others, no habitat is immune to invasion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&lt;EndNote&gt;&lt;Cite&gt;&lt;Author&gt;Shea&lt;/Author&gt;&lt;Year&gt;2002&lt;/Year&gt;&lt;RecNum&gt;89&lt;/RecNum&gt;&lt;DisplayText&gt;(Shea &amp;amp;  Chesson, 2002)&lt;/DisplayText&gt;&lt;record&gt;&lt;rec-number&gt;89&lt;/rec-number&gt;&lt;foreign-keys&gt;&lt;key app="EN" db-id="wasapzp9xa0dr9etatnpvapgpavfsw25at0e" timestamp="1346393048"&gt;89&lt;/key&gt;&lt;/foreign-keys&gt;&lt;ref-type name="Journal Article"&gt;17&lt;/ref-type&gt;&lt;contributors&gt;&lt;authors&gt;&lt;author&gt;Shea, Katriona&lt;/author&gt;&lt;author&gt;Chesson, Peter&lt;/author&gt;&lt;/authors&gt;&lt;/contributors&gt;&lt;titles&gt;&lt;title&gt;Community ecology theory as a framework for biological invasions&lt;/title&gt;&lt;secondary-title&gt;Trends in Ecology &amp;amp;amp; Evolution&lt;/secondary-title&gt;&lt;/titles&gt;&lt;periodical&gt;&lt;full-title&gt;Trends in Ecology &amp;amp;amp; Evolution&lt;/full-title&gt;&lt;/periodical&gt;&lt;pages&gt;170-176&lt;/pages&gt;&lt;volume&gt;17&lt;/volume&gt;&lt;number&gt;4&lt;/number&gt;&lt;keywords&gt;&lt;keyword&gt;niche opportunity&lt;/keyword&gt;&lt;keyword&gt;resources&lt;/keyword&gt;&lt;keyword&gt;invasion resistance&lt;/keyword&gt;&lt;keyword&gt;maturity&lt;/keyword&gt;&lt;keyword&gt;natural enemies&lt;/keyword&gt;&lt;keyword&gt;community ecology&lt;/keyword&gt;&lt;keyword&gt;biological invasions&lt;/keyword&gt;&lt;keyword&gt;invasive species&lt;/keyword&gt;&lt;/keywords&gt;&lt;dates&gt;&lt;year&gt;2002&lt;/year&gt;&lt;/dates&gt;&lt;isbn&gt;0169-5347&lt;/isbn&gt;&lt;urls&gt;&lt;related-urls&gt;&lt;url&gt;http://www.sciencedirect.com/science/article/pii/S0169534702024953&lt;/url&gt;&lt;/related-urls&gt;&lt;/urls&gt;&lt;electronic-resource-num&gt;10.1016/s0169-5347(02)02495-3&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Shea &amp;  Chesson, 2002</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invasion process is complex, largely because invasion success is determined by both the characteristics of the potentially invaded habitat, the traits of the invasive species, and the</w:t>
      </w:r>
      <w:r w:rsidR="00A80C97" w:rsidRPr="00A05B8C">
        <w:rPr>
          <w:rFonts w:ascii="Times New Roman" w:hAnsi="Times New Roman" w:cs="Times New Roman"/>
        </w:rPr>
        <w:t>ir</w:t>
      </w:r>
      <w:r w:rsidRPr="00A05B8C">
        <w:rPr>
          <w:rFonts w:ascii="Times New Roman" w:hAnsi="Times New Roman" w:cs="Times New Roman"/>
        </w:rPr>
        <w:t xml:space="preserve"> interaction </w:t>
      </w:r>
      <w:r w:rsidRPr="00A05B8C">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Andow</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1990</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Arim</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2006</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2010a</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Zhao &amp;  Feng, 2015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Several hypotheses have been put forward to explain the role of the environment in determining the likelihood of invasions. Some focus on the characteristics of the environment only</w:t>
      </w:r>
      <w:r w:rsidR="00A80C97" w:rsidRPr="00A05B8C">
        <w:rPr>
          <w:rFonts w:ascii="Times New Roman" w:hAnsi="Times New Roman" w:cs="Times New Roman"/>
        </w:rPr>
        <w:t>,</w:t>
      </w:r>
      <w:r w:rsidRPr="00A05B8C">
        <w:rPr>
          <w:rFonts w:ascii="Times New Roman" w:hAnsi="Times New Roman" w:cs="Times New Roman"/>
        </w:rPr>
        <w:t xml:space="preserve"> and others on species-habitat interactions</w:t>
      </w:r>
      <w:r w:rsidR="000F7288" w:rsidRPr="00A05B8C">
        <w:rPr>
          <w:rFonts w:ascii="Times New Roman" w:hAnsi="Times New Roman" w:cs="Times New Roman"/>
        </w:rPr>
        <w:t xml:space="preserve">; </w:t>
      </w:r>
      <w:r w:rsidRPr="00A05B8C">
        <w:rPr>
          <w:rFonts w:ascii="Times New Roman" w:hAnsi="Times New Roman" w:cs="Times New Roman"/>
        </w:rPr>
        <w:t xml:space="preserve">however most hypotheses invoke resource usage in one way or another </w:t>
      </w:r>
      <w:r w:rsidRPr="00A05B8C">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Keane &amp;  Crawley, 2002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Shea &amp;  Chesson, 2002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Simberloff &amp;  Von Holle, 1999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5D6478DD" w14:textId="3103FC1D" w:rsidR="00467DDE" w:rsidRPr="00A05B8C" w:rsidRDefault="00467DDE" w:rsidP="00E538F7">
      <w:pPr>
        <w:spacing w:line="480" w:lineRule="auto"/>
        <w:ind w:firstLine="426"/>
        <w:rPr>
          <w:rFonts w:ascii="Times New Roman" w:hAnsi="Times New Roman" w:cs="Times New Roman"/>
        </w:rPr>
      </w:pPr>
      <w:r w:rsidRPr="00A05B8C">
        <w:rPr>
          <w:rFonts w:ascii="Times New Roman" w:hAnsi="Times New Roman" w:cs="Times New Roman"/>
        </w:rPr>
        <w:t>There are two broad classes of resource competition that can mediate invasion, and they relate to the type of competition that occurs. Invasion “from above” occurs when interference competition dominates, and species with large resource requirements are able to overcome limitations by seizing resources from established residents. On the other hand, invasion “from below”</w:t>
      </w:r>
      <w:del w:id="53" w:author="Craig White" w:date="2016-11-23T22:29:00Z">
        <w:r w:rsidRPr="00A05B8C" w:rsidDel="008B6E7A">
          <w:rPr>
            <w:rFonts w:ascii="Times New Roman" w:hAnsi="Times New Roman" w:cs="Times New Roman"/>
          </w:rPr>
          <w:delText>,</w:delText>
        </w:r>
      </w:del>
      <w:r w:rsidRPr="00A05B8C">
        <w:rPr>
          <w:rFonts w:ascii="Times New Roman" w:hAnsi="Times New Roman" w:cs="Times New Roman"/>
        </w:rPr>
        <w:t xml:space="preserve"> occurs when exploitative competition dominates, and species with lower resource requirements are more successful because they use </w:t>
      </w:r>
      <w:r w:rsidR="00A80C97" w:rsidRPr="00A05B8C">
        <w:rPr>
          <w:rFonts w:ascii="Times New Roman" w:hAnsi="Times New Roman" w:cs="Times New Roman"/>
        </w:rPr>
        <w:t>scarce</w:t>
      </w:r>
      <w:r w:rsidRPr="00A05B8C">
        <w:rPr>
          <w:rFonts w:ascii="Times New Roman" w:hAnsi="Times New Roman" w:cs="Times New Roman"/>
        </w:rPr>
        <w:t xml:space="preserve"> resources in a more efficient way </w:t>
      </w:r>
      <w:r w:rsidRPr="00A05B8C">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PC9ZZWFyPjxSZWNOdW0+Mjc0OTwvUmVjTnVtPjxyZWNvcmQ+PHJlYy1udW1iZXI+Mjc0OTwvcmVj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PC9ZZWFyPjxSZWNOdW0+Mjc0OTwvUmVjTnVtPjxyZWNvcmQ+PHJlYy1udW1iZXI+Mjc0OTwvcmVj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Crawley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1986</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Hart &amp;  Marshall, 2012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Persson, 1985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31324F91" w14:textId="5E15D8F5" w:rsidR="005227F8" w:rsidRDefault="00E538F7" w:rsidP="00E538F7">
      <w:pPr>
        <w:spacing w:line="480" w:lineRule="auto"/>
        <w:ind w:firstLine="425"/>
        <w:rPr>
          <w:ins w:id="54" w:author="Microsoft Office User" w:date="2016-11-03T11:47:00Z"/>
        </w:rPr>
      </w:pPr>
      <w:ins w:id="55" w:author="Dustin Marshall" w:date="2016-11-16T09:32:00Z">
        <w:r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w:t>
        </w:r>
        <w:r w:rsidRPr="00A05B8C">
          <w:rPr>
            <w:rFonts w:ascii="Times New Roman" w:hAnsi="Times New Roman" w:cs="Times New Roman"/>
          </w:rPr>
          <w:lastRenderedPageBreak/>
          <w:t xml:space="preserve">invasions </w: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Pr="00A05B8C">
          <w:rPr>
            <w:rFonts w:ascii="Times New Roman" w:hAnsi="Times New Roman" w:cs="Times New Roman"/>
          </w:rPr>
          <w:instrText xml:space="preserve"> ADDIN EN.CITE </w:instrTex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Pr="00A05B8C">
          <w:rPr>
            <w:rFonts w:ascii="Times New Roman" w:hAnsi="Times New Roman" w:cs="Times New Roman"/>
          </w:rPr>
          <w:instrText xml:space="preserve"> ADDIN EN.CITE.DATA </w:instrText>
        </w:r>
        <w:r w:rsidRPr="00A05B8C">
          <w:rPr>
            <w:rFonts w:ascii="Times New Roman" w:hAnsi="Times New Roman" w:cs="Times New Roman"/>
          </w:rPr>
        </w:r>
        <w:r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Pr="00A05B8C">
          <w:rPr>
            <w:rFonts w:ascii="Times New Roman" w:hAnsi="Times New Roman" w:cs="Times New Roman"/>
            <w:noProof/>
          </w:rPr>
          <w:t>(Chesson, 2000, Davies</w:t>
        </w:r>
        <w:r w:rsidRPr="00A05B8C">
          <w:rPr>
            <w:rFonts w:ascii="Times New Roman" w:hAnsi="Times New Roman" w:cs="Times New Roman"/>
            <w:i/>
            <w:noProof/>
          </w:rPr>
          <w:t xml:space="preserve"> et al.</w:t>
        </w:r>
        <w:r w:rsidRPr="00A05B8C">
          <w:rPr>
            <w:rFonts w:ascii="Times New Roman" w:hAnsi="Times New Roman" w:cs="Times New Roman"/>
            <w:noProof/>
          </w:rPr>
          <w:t>, 2005)</w:t>
        </w:r>
        <w:r w:rsidRPr="00A05B8C">
          <w:rPr>
            <w:rFonts w:ascii="Times New Roman" w:hAnsi="Times New Roman" w:cs="Times New Roman"/>
          </w:rPr>
          <w:fldChar w:fldCharType="end"/>
        </w:r>
        <w:r w:rsidRPr="00A05B8C">
          <w:rPr>
            <w:rFonts w:ascii="Times New Roman" w:hAnsi="Times New Roman" w:cs="Times New Roman"/>
          </w:rPr>
          <w:t>. When exploitative competition is important, the species that comes to dominate the community may be the one that can persist under the lowest resource levels</w:t>
        </w:r>
      </w:ins>
      <w:ins w:id="56" w:author="Dustin Marshall" w:date="2016-11-16T09:33:00Z">
        <w:r>
          <w:rPr>
            <w:rFonts w:ascii="Times New Roman" w:hAnsi="Times New Roman" w:cs="Times New Roman"/>
          </w:rPr>
          <w:t xml:space="preserve">. Known as the </w:t>
        </w:r>
      </w:ins>
      <w:commentRangeStart w:id="57"/>
      <w:ins w:id="58" w:author="Microsoft Office User" w:date="2016-11-03T11:47:00Z">
        <w:del w:id="59" w:author="Dustin Marshall" w:date="2016-11-16T09:32:00Z">
          <w:r w:rsidR="005227F8" w:rsidRPr="00F424A2" w:rsidDel="00E538F7">
            <w:rPr>
              <w:rFonts w:ascii="Times New Roman" w:hAnsi="Times New Roman"/>
            </w:rPr>
            <w:delText xml:space="preserve">When environmental resources are limited, the most common response of </w:delText>
          </w:r>
          <w:r w:rsidR="005227F8" w:rsidRPr="00182E43" w:rsidDel="00E538F7">
            <w:rPr>
              <w:rFonts w:ascii="Times New Roman" w:hAnsi="Times New Roman"/>
            </w:rPr>
            <w:delText xml:space="preserve">organisms </w:delText>
          </w:r>
          <w:r w:rsidR="005227F8" w:rsidDel="00E538F7">
            <w:rPr>
              <w:rFonts w:ascii="Times New Roman" w:hAnsi="Times New Roman"/>
            </w:rPr>
            <w:delText xml:space="preserve">is competition </w:delText>
          </w:r>
          <w:r w:rsidR="005227F8" w:rsidRPr="00182E43" w:rsidDel="00E538F7">
            <w:rPr>
              <w:rFonts w:ascii="Times New Roman" w:hAnsi="Times New Roman"/>
            </w:rPr>
            <w:delText>(Connell 1961, Buss 1979)</w:delText>
          </w:r>
          <w:r w:rsidR="005227F8" w:rsidDel="00E538F7">
            <w:rPr>
              <w:rFonts w:ascii="Times New Roman" w:hAnsi="Times New Roman"/>
            </w:rPr>
            <w:delText xml:space="preserve">. In this way, if we think about oxygen as a resource, species that use it </w:delText>
          </w:r>
          <w:r w:rsidR="005227F8" w:rsidRPr="00E44D0E" w:rsidDel="00E538F7">
            <w:rPr>
              <w:rFonts w:ascii="Times New Roman" w:hAnsi="Times New Roman"/>
            </w:rPr>
            <w:delText>will compete for it</w:delText>
          </w:r>
          <w:r w:rsidR="00756E55" w:rsidDel="00E538F7">
            <w:rPr>
              <w:rFonts w:ascii="Times New Roman" w:hAnsi="Times New Roman"/>
            </w:rPr>
            <w:delText xml:space="preserve"> </w:delText>
          </w:r>
          <w:r w:rsidR="005227F8" w:rsidDel="00E538F7">
            <w:rPr>
              <w:rFonts w:ascii="Times New Roman" w:hAnsi="Times New Roman"/>
            </w:rPr>
            <w:delText>when scares</w:delText>
          </w:r>
          <w:r w:rsidR="005227F8" w:rsidRPr="00E44D0E" w:rsidDel="00E538F7">
            <w:rPr>
              <w:rFonts w:ascii="Times New Roman" w:hAnsi="Times New Roman"/>
            </w:rPr>
            <w:delText xml:space="preserve"> </w:delText>
          </w:r>
          <w:r w:rsidR="005227F8" w:rsidRPr="00E44D0E" w:rsidDel="00E538F7">
            <w:rPr>
              <w:rFonts w:ascii="Times New Roman" w:hAnsi="Times New Roman"/>
            </w:rPr>
            <w:fldChar w:fldCharType="begin"/>
          </w:r>
        </w:del>
      </w:ins>
      <w:del w:id="60" w:author="Dustin Marshall" w:date="2016-11-16T09:32:00Z">
        <w:r w:rsidR="00572D33" w:rsidDel="00E538F7">
          <w:rPr>
            <w:rFonts w:ascii="Times New Roman" w:hAnsi="Times New Roman"/>
          </w:rPr>
          <w:del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delInstrText>
        </w:r>
      </w:del>
      <w:ins w:id="61" w:author="Microsoft Office User" w:date="2016-11-03T11:47:00Z">
        <w:del w:id="62" w:author="Dustin Marshall" w:date="2016-11-16T09:32:00Z">
          <w:r w:rsidR="005227F8" w:rsidRPr="00E44D0E" w:rsidDel="00E538F7">
            <w:rPr>
              <w:rFonts w:ascii="Times New Roman" w:hAnsi="Times New Roman"/>
            </w:rPr>
            <w:fldChar w:fldCharType="separate"/>
          </w:r>
        </w:del>
      </w:ins>
      <w:del w:id="63" w:author="Dustin Marshall" w:date="2016-11-16T09:32:00Z">
        <w:r w:rsidR="005227F8" w:rsidDel="00E538F7">
          <w:rPr>
            <w:rFonts w:ascii="Times New Roman" w:hAnsi="Times New Roman"/>
            <w:noProof/>
          </w:rPr>
          <w:delText>(</w:delText>
        </w:r>
        <w:r w:rsidDel="00E538F7">
          <w:fldChar w:fldCharType="begin"/>
        </w:r>
        <w:r w:rsidDel="00E538F7">
          <w:delInstrText xml:space="preserve"> HYPERLINK \l "_ENREF_17" \o "Ferguson, 2013 #136" </w:delInstrText>
        </w:r>
        <w:r w:rsidDel="00E538F7">
          <w:fldChar w:fldCharType="separate"/>
        </w:r>
        <w:r w:rsidR="00E36EE8" w:rsidDel="00E538F7">
          <w:rPr>
            <w:rFonts w:ascii="Times New Roman" w:hAnsi="Times New Roman"/>
            <w:noProof/>
          </w:rPr>
          <w:delText>Ferguson</w:delText>
        </w:r>
        <w:r w:rsidR="00E36EE8" w:rsidRPr="005227F8" w:rsidDel="00E538F7">
          <w:rPr>
            <w:rFonts w:ascii="Times New Roman" w:hAnsi="Times New Roman"/>
            <w:i/>
            <w:noProof/>
          </w:rPr>
          <w:delText xml:space="preserve"> et al.</w:delText>
        </w:r>
        <w:r w:rsidR="00E36EE8" w:rsidDel="00E538F7">
          <w:rPr>
            <w:rFonts w:ascii="Times New Roman" w:hAnsi="Times New Roman"/>
            <w:noProof/>
          </w:rPr>
          <w:delText>, 2013</w:delText>
        </w:r>
        <w:r w:rsidDel="00E538F7">
          <w:rPr>
            <w:rFonts w:ascii="Times New Roman" w:hAnsi="Times New Roman"/>
            <w:noProof/>
          </w:rPr>
          <w:fldChar w:fldCharType="end"/>
        </w:r>
        <w:r w:rsidR="005227F8" w:rsidDel="00E538F7">
          <w:rPr>
            <w:rFonts w:ascii="Times New Roman" w:hAnsi="Times New Roman"/>
            <w:noProof/>
          </w:rPr>
          <w:delText>)</w:delText>
        </w:r>
      </w:del>
      <w:ins w:id="64" w:author="Microsoft Office User" w:date="2016-11-03T11:47:00Z">
        <w:del w:id="65" w:author="Dustin Marshall" w:date="2016-11-16T09:32:00Z">
          <w:r w:rsidR="005227F8" w:rsidRPr="00E44D0E" w:rsidDel="00E538F7">
            <w:rPr>
              <w:rFonts w:ascii="Times New Roman" w:hAnsi="Times New Roman"/>
            </w:rPr>
            <w:fldChar w:fldCharType="end"/>
          </w:r>
          <w:r w:rsidR="005227F8" w:rsidRPr="00E44D0E" w:rsidDel="00E538F7">
            <w:rPr>
              <w:rFonts w:ascii="Times New Roman" w:hAnsi="Times New Roman"/>
            </w:rPr>
            <w:delText>.</w:delText>
          </w:r>
          <w:r w:rsidR="005227F8" w:rsidDel="00E538F7">
            <w:rPr>
              <w:rFonts w:ascii="Times New Roman" w:hAnsi="Times New Roman"/>
            </w:rPr>
            <w:delText xml:space="preserve"> In a competition scenario, the lowest amount of any particular resource that is required for the species (R*) is critic.</w:delText>
          </w:r>
        </w:del>
        <w:del w:id="66" w:author="Dustin Marshall" w:date="2016-11-16T09:33:00Z">
          <w:r w:rsidR="005227F8" w:rsidRPr="00E44D0E" w:rsidDel="00E538F7">
            <w:rPr>
              <w:rFonts w:ascii="Times New Roman" w:hAnsi="Times New Roman"/>
            </w:rPr>
            <w:delText xml:space="preserve"> </w:delText>
          </w:r>
        </w:del>
        <w:r w:rsidR="005227F8" w:rsidRPr="00E44D0E">
          <w:rPr>
            <w:rFonts w:ascii="Times New Roman" w:hAnsi="Times New Roman"/>
          </w:rPr>
          <w:t>R* theory</w:t>
        </w:r>
      </w:ins>
      <w:ins w:id="67" w:author="Dustin Marshall" w:date="2016-11-16T09:33:00Z">
        <w:r>
          <w:rPr>
            <w:rFonts w:ascii="Times New Roman" w:hAnsi="Times New Roman"/>
          </w:rPr>
          <w:t xml:space="preserve"> of competition, </w:t>
        </w:r>
      </w:ins>
      <w:ins w:id="68" w:author="Dustin Marshall" w:date="2016-11-16T09:34:00Z">
        <w:r>
          <w:rPr>
            <w:rFonts w:ascii="Times New Roman" w:hAnsi="Times New Roman"/>
          </w:rPr>
          <w:t xml:space="preserve">this theory predicts that </w:t>
        </w:r>
      </w:ins>
      <w:ins w:id="69" w:author="Microsoft Office User" w:date="2016-11-03T11:47:00Z">
        <w:del w:id="70" w:author="Dustin Marshall" w:date="2016-11-16T09:34:00Z">
          <w:r w:rsidR="005227F8" w:rsidRPr="00E44D0E" w:rsidDel="00E538F7">
            <w:rPr>
              <w:rFonts w:ascii="Times New Roman" w:hAnsi="Times New Roman"/>
            </w:rPr>
            <w:delText xml:space="preserve"> predicts that </w:delText>
          </w:r>
        </w:del>
        <w:r w:rsidR="005227F8" w:rsidRPr="00E44D0E">
          <w:rPr>
            <w:rFonts w:ascii="Times New Roman" w:hAnsi="Times New Roman"/>
          </w:rPr>
          <w:t xml:space="preserve">when two </w:t>
        </w:r>
        <w:r w:rsidR="005227F8">
          <w:rPr>
            <w:rFonts w:ascii="Times New Roman" w:hAnsi="Times New Roman"/>
          </w:rPr>
          <w:t xml:space="preserve">or more </w:t>
        </w:r>
        <w:r w:rsidR="005227F8" w:rsidRPr="00E44D0E">
          <w:rPr>
            <w:rFonts w:ascii="Times New Roman" w:hAnsi="Times New Roman"/>
          </w:rPr>
          <w:t>species compete for the same resource,</w:t>
        </w:r>
      </w:ins>
      <w:ins w:id="71" w:author="Dustin Marshall" w:date="2016-11-16T09:34:00Z">
        <w:r>
          <w:rPr>
            <w:rFonts w:ascii="Times New Roman" w:hAnsi="Times New Roman"/>
          </w:rPr>
          <w:t xml:space="preserve"> resources will be depleted and </w:t>
        </w:r>
      </w:ins>
      <w:ins w:id="72" w:author="Microsoft Office User" w:date="2016-11-03T11:47:00Z">
        <w:del w:id="73" w:author="Dustin Marshall" w:date="2016-11-16T09:34:00Z">
          <w:r w:rsidR="005227F8" w:rsidRPr="00E44D0E" w:rsidDel="00E538F7">
            <w:rPr>
              <w:rFonts w:ascii="Times New Roman" w:hAnsi="Times New Roman"/>
            </w:rPr>
            <w:delText xml:space="preserve"> </w:delText>
          </w:r>
        </w:del>
        <w:r w:rsidR="005227F8" w:rsidRPr="00E44D0E">
          <w:rPr>
            <w:rFonts w:ascii="Times New Roman" w:hAnsi="Times New Roman"/>
          </w:rPr>
          <w:t xml:space="preserve">the species </w:t>
        </w:r>
      </w:ins>
      <w:ins w:id="74" w:author="Dustin Marshall" w:date="2016-11-16T09:34:00Z">
        <w:r>
          <w:rPr>
            <w:rFonts w:ascii="Times New Roman" w:hAnsi="Times New Roman"/>
          </w:rPr>
          <w:t xml:space="preserve">that </w:t>
        </w:r>
      </w:ins>
      <w:ins w:id="75" w:author="Dustin Marshall" w:date="2016-11-16T09:35:00Z">
        <w:r>
          <w:rPr>
            <w:rFonts w:ascii="Times New Roman" w:hAnsi="Times New Roman"/>
          </w:rPr>
          <w:t xml:space="preserve">has the lowest resource requirements </w:t>
        </w:r>
        <w:r>
          <w:rPr>
            <w:rFonts w:ascii="Times New Roman" w:hAnsi="Times New Roman" w:cs="Times New Roman"/>
          </w:rPr>
          <w:t>(i.e. has the lowest R* value</w:t>
        </w:r>
        <w:r w:rsidRPr="00A05B8C">
          <w:rPr>
            <w:rFonts w:ascii="Times New Roman" w:hAnsi="Times New Roman" w:cs="Times New Roman"/>
          </w:rPr>
          <w:t>)</w:t>
        </w:r>
        <w:r>
          <w:rPr>
            <w:rFonts w:ascii="Times New Roman" w:hAnsi="Times New Roman" w:cs="Times New Roman"/>
          </w:rPr>
          <w:t xml:space="preserve"> </w:t>
        </w:r>
        <w:r>
          <w:rPr>
            <w:rFonts w:ascii="Times New Roman" w:hAnsi="Times New Roman"/>
          </w:rPr>
          <w:t xml:space="preserve">will continue to draw resources down beyond levels that other species can tolerate </w:t>
        </w:r>
      </w:ins>
      <w:ins w:id="76" w:author="Dustin Marshall" w:date="2016-11-16T09:36:00Z">
        <w:r>
          <w:rPr>
            <w:rFonts w:ascii="Times New Roman" w:hAnsi="Times New Roman"/>
          </w:rPr>
          <w:t xml:space="preserve">such that </w:t>
        </w:r>
      </w:ins>
      <w:ins w:id="77" w:author="Microsoft Office User" w:date="2016-11-03T11:47:00Z">
        <w:del w:id="78" w:author="Dustin Marshall" w:date="2016-11-16T09:35:00Z">
          <w:r w:rsidR="005227F8" w:rsidRPr="00E44D0E" w:rsidDel="00E538F7">
            <w:rPr>
              <w:rFonts w:ascii="Times New Roman" w:hAnsi="Times New Roman"/>
            </w:rPr>
            <w:delText xml:space="preserve">with the lowest requirement </w:delText>
          </w:r>
          <w:r w:rsidR="005227F8" w:rsidDel="00E538F7">
            <w:rPr>
              <w:rFonts w:ascii="Times New Roman" w:hAnsi="Times New Roman" w:cs="Times New Roman"/>
            </w:rPr>
            <w:delText>(i.e. has the lowest R* value</w:delText>
          </w:r>
          <w:r w:rsidR="005227F8" w:rsidRPr="00A05B8C" w:rsidDel="00E538F7">
            <w:rPr>
              <w:rFonts w:ascii="Times New Roman" w:hAnsi="Times New Roman" w:cs="Times New Roman"/>
            </w:rPr>
            <w:delText>)</w:delText>
          </w:r>
        </w:del>
        <w:del w:id="79" w:author="Dustin Marshall" w:date="2016-11-16T09:36:00Z">
          <w:r w:rsidR="005227F8" w:rsidDel="00E538F7">
            <w:rPr>
              <w:rFonts w:ascii="Times New Roman" w:hAnsi="Times New Roman" w:cs="Times New Roman"/>
            </w:rPr>
            <w:delText xml:space="preserve">, </w:delText>
          </w:r>
          <w:r w:rsidR="005227F8" w:rsidRPr="00E44D0E" w:rsidDel="00E538F7">
            <w:rPr>
              <w:rFonts w:ascii="Times New Roman" w:hAnsi="Times New Roman"/>
            </w:rPr>
            <w:delText>will be the winner</w:delText>
          </w:r>
          <w:r w:rsidR="005227F8" w:rsidDel="00E538F7">
            <w:rPr>
              <w:rFonts w:ascii="Times New Roman" w:hAnsi="Times New Roman"/>
            </w:rPr>
            <w:delText xml:space="preserve"> and </w:delText>
          </w:r>
        </w:del>
      </w:ins>
      <w:ins w:id="80" w:author="Dustin Marshall" w:date="2016-11-16T09:36:00Z">
        <w:r>
          <w:rPr>
            <w:rFonts w:ascii="Times New Roman" w:hAnsi="Times New Roman"/>
          </w:rPr>
          <w:t xml:space="preserve">it will eventually </w:t>
        </w:r>
      </w:ins>
      <w:ins w:id="81" w:author="Microsoft Office User" w:date="2016-11-03T11:47:00Z">
        <w:del w:id="82" w:author="Dustin Marshall" w:date="2016-11-16T09:36:00Z">
          <w:r w:rsidR="005227F8" w:rsidDel="00E538F7">
            <w:rPr>
              <w:rFonts w:ascii="Times New Roman" w:hAnsi="Times New Roman"/>
            </w:rPr>
            <w:delText xml:space="preserve">will </w:delText>
          </w:r>
        </w:del>
        <w:r w:rsidR="005227F8" w:rsidRPr="00A05B8C">
          <w:rPr>
            <w:rFonts w:ascii="Times New Roman" w:hAnsi="Times New Roman" w:cs="Times New Roman"/>
          </w:rPr>
          <w:t>displace all other species at equilibrium</w:t>
        </w:r>
        <w:r w:rsidR="005227F8">
          <w:rPr>
            <w:rFonts w:ascii="Times New Roman" w:hAnsi="Times New Roman"/>
          </w:rPr>
          <w:t xml:space="preserve"> </w:t>
        </w:r>
        <w:r w:rsidR="005227F8" w:rsidRPr="00E44D0E">
          <w:rPr>
            <w:rFonts w:ascii="Times New Roman" w:hAnsi="Times New Roman"/>
          </w:rPr>
          <w:t xml:space="preserve"> </w:t>
        </w:r>
        <w:r w:rsidR="005227F8" w:rsidRPr="00E44D0E">
          <w:rPr>
            <w:rFonts w:ascii="Times New Roman" w:hAnsi="Times New Roman"/>
          </w:rPr>
          <w:fldChar w:fldCharType="begin"/>
        </w:r>
      </w:ins>
      <w:r>
        <w:rPr>
          <w:rFonts w:ascii="Times New Roman" w:hAnsi="Times New Roman"/>
        </w:rPr>
        <w:instrText xml:space="preserve"> ADDIN EN.CITE &lt;EndNote&gt;&lt;Cite&gt;&lt;Author&gt;Tilman&lt;/Author&gt;&lt;Year&gt;2004&lt;/Year&gt;&lt;RecNum&gt;2438&lt;/RecNum&gt;&lt;DisplayText&gt;(Tilman, 2004)&lt;/DisplayText&gt;&lt;record&gt;&lt;rec-number&gt;2438&lt;/rec-number&gt;&lt;foreign-keys&gt;&lt;key app="EN" db-id="eppp92t22sz998eszabvdpf5rzw0sttsfa2z" timestamp="0"&gt;2438&lt;/key&gt;&lt;/foreign-keys&gt;&lt;ref-type name="Journal Article"&gt;17&lt;/ref-type&gt;&lt;contributors&gt;&lt;authors&gt;&lt;author&gt;Tilman, D.&lt;/author&gt;&lt;/authors&gt;&lt;/contributors&gt;&lt;auth-address&gt;Univ Minnesota, Dept Ecol Evolut &amp;amp; Behav, St Paul, MN 55108 USA.&amp;#xD;Tilman, D, Univ Minnesota, Dept Ecol Evolut &amp;amp; Behav, 1987 Upper Buford Circle, St Paul, MN 55108 USA.&amp;#xD;tilman@umn.edu&lt;/auth-address&gt;&lt;titles&gt;&lt;title&gt;Niche tradeoffs, neutrality, and community structure: A stochastic theory of resource competition, invasion, and community assembly&lt;/title&gt;&lt;secondary-title&gt;Proceedings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 S. A.&lt;/abbr-1&gt;&lt;/periodical&gt;&lt;alt-periodical&gt;&lt;full-title&gt;Proceedings of the National Academy of Sciences of the United States of America&lt;/full-title&gt;&lt;abbr-1&gt;Proc. Natl. Acad. Sci. U. S. A.&lt;/abbr-1&gt;&lt;/alt-periodical&gt;&lt;pages&gt;10854-10861&lt;/pages&gt;&lt;volume&gt;101&lt;/volume&gt;&lt;number&gt;30&lt;/number&gt;&lt;keywords&gt;&lt;keyword&gt;RECRUITMENT LIMITATION&lt;/keyword&gt;&lt;keyword&gt;SPECIES ABUNDANCE&lt;/keyword&gt;&lt;keyword&gt;VEGETATION-TYPES&lt;/keyword&gt;&lt;keyword&gt;BIODIVERSITY&lt;/keyword&gt;&lt;keyword&gt;DIVERSITY&lt;/keyword&gt;&lt;keyword&gt;CONSEQUENCES&lt;/keyword&gt;&lt;keyword&gt;INVASIBILITY&lt;/keyword&gt;&lt;keyword&gt;ECOLOGY&lt;/keyword&gt;&lt;keyword&gt;RICH&lt;/keyword&gt;&lt;keyword&gt;COEXISTENCE&lt;/keyword&gt;&lt;/keywords&gt;&lt;dates&gt;&lt;year&gt;2004&lt;/year&gt;&lt;pub-dates&gt;&lt;date&gt;Jul&lt;/date&gt;&lt;/pub-dates&gt;&lt;/dates&gt;&lt;isbn&gt;0027-8424&lt;/isbn&gt;&lt;accession-num&gt;ISI:000223000200005&lt;/accession-num&gt;&lt;work-type&gt;Article&lt;/work-type&gt;&lt;urls&gt;&lt;related-urls&gt;&lt;url&gt;&amp;lt;Go to ISI&amp;gt;://000223000200005&lt;/url&gt;&lt;/related-urls&gt;&lt;/urls&gt;&lt;language&gt;English&lt;/language&gt;&lt;/record&gt;&lt;/Cite&gt;&lt;/EndNote&gt;</w:instrText>
      </w:r>
      <w:ins w:id="83" w:author="Microsoft Office User" w:date="2016-11-03T11:47:00Z">
        <w:r w:rsidR="005227F8" w:rsidRPr="00E44D0E">
          <w:rPr>
            <w:rFonts w:ascii="Times New Roman" w:hAnsi="Times New Roman"/>
          </w:rPr>
          <w:fldChar w:fldCharType="separate"/>
        </w:r>
      </w:ins>
      <w:r w:rsidR="005227F8">
        <w:rPr>
          <w:rFonts w:ascii="Times New Roman" w:hAnsi="Times New Roman"/>
          <w:noProof/>
        </w:rPr>
        <w:t>(</w:t>
      </w:r>
      <w:r w:rsidR="00E36EE8">
        <w:rPr>
          <w:rFonts w:ascii="Times New Roman" w:hAnsi="Times New Roman"/>
          <w:noProof/>
        </w:rPr>
        <w:t>Tilman, 2004</w:t>
      </w:r>
      <w:r w:rsidR="005227F8">
        <w:rPr>
          <w:rFonts w:ascii="Times New Roman" w:hAnsi="Times New Roman"/>
          <w:noProof/>
        </w:rPr>
        <w:t>)</w:t>
      </w:r>
      <w:ins w:id="84" w:author="Microsoft Office User" w:date="2016-11-03T11:47:00Z">
        <w:r w:rsidR="005227F8" w:rsidRPr="00E44D0E">
          <w:rPr>
            <w:rFonts w:ascii="Times New Roman" w:hAnsi="Times New Roman"/>
          </w:rPr>
          <w:fldChar w:fldCharType="end"/>
        </w:r>
        <w:r w:rsidR="005227F8" w:rsidRPr="00E44D0E">
          <w:rPr>
            <w:rFonts w:ascii="Times New Roman" w:hAnsi="Times New Roman"/>
          </w:rPr>
          <w:t xml:space="preserve">. </w:t>
        </w:r>
        <w:r w:rsidR="005227F8">
          <w:rPr>
            <w:rFonts w:ascii="Times New Roman" w:hAnsi="Times New Roman" w:cs="Times New Roman"/>
          </w:rPr>
          <w:t>S</w:t>
        </w:r>
        <w:r w:rsidR="005227F8" w:rsidRPr="00A05B8C">
          <w:rPr>
            <w:rFonts w:ascii="Times New Roman" w:hAnsi="Times New Roman" w:cs="Times New Roman"/>
          </w:rPr>
          <w:t xml:space="preserve">uccessful invasive species may be more effective than native species at using resources. For example, the diatom </w:t>
        </w:r>
        <w:proofErr w:type="spellStart"/>
        <w:r w:rsidR="005227F8" w:rsidRPr="00A05B8C">
          <w:rPr>
            <w:rFonts w:ascii="Times New Roman" w:hAnsi="Times New Roman" w:cs="Times New Roman"/>
            <w:i/>
          </w:rPr>
          <w:t>Didymosphenia</w:t>
        </w:r>
        <w:proofErr w:type="spellEnd"/>
        <w:r w:rsidR="005227F8" w:rsidRPr="00A05B8C">
          <w:rPr>
            <w:rFonts w:ascii="Times New Roman" w:hAnsi="Times New Roman" w:cs="Times New Roman"/>
            <w:i/>
          </w:rPr>
          <w:t xml:space="preserve"> </w:t>
        </w:r>
        <w:proofErr w:type="spellStart"/>
        <w:r w:rsidR="005227F8" w:rsidRPr="00A05B8C">
          <w:rPr>
            <w:rFonts w:ascii="Times New Roman" w:hAnsi="Times New Roman" w:cs="Times New Roman"/>
            <w:i/>
          </w:rPr>
          <w:t>geminata</w:t>
        </w:r>
        <w:proofErr w:type="spellEnd"/>
        <w:r w:rsidR="005227F8" w:rsidRPr="00A05B8C">
          <w:rPr>
            <w:rFonts w:ascii="Times New Roman" w:hAnsi="Times New Roman" w:cs="Times New Roman"/>
          </w:rPr>
          <w:t xml:space="preserve"> is highly invasive and appears to have a low R*, which allows it to outcompete native species in oligotrophic systems around the world </w:t>
        </w:r>
        <w:r w:rsidR="005227F8" w:rsidRPr="00A05B8C">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85" w:author="Microsoft Office User" w:date="2016-11-03T11:47:00Z">
        <w:r w:rsidR="005227F8" w:rsidRPr="00A05B8C">
          <w:rPr>
            <w:rFonts w:ascii="Times New Roman" w:hAnsi="Times New Roman" w:cs="Times New Roman"/>
          </w:rPr>
        </w:r>
        <w:r w:rsidR="005227F8" w:rsidRPr="00A05B8C">
          <w:rPr>
            <w:rFonts w:ascii="Times New Roman" w:hAnsi="Times New Roman" w:cs="Times New Roman"/>
          </w:rPr>
          <w:fldChar w:fldCharType="separate"/>
        </w:r>
        <w:r w:rsidR="005227F8" w:rsidRPr="00A05B8C">
          <w:rPr>
            <w:rFonts w:ascii="Times New Roman" w:hAnsi="Times New Roman" w:cs="Times New Roman"/>
            <w:noProof/>
          </w:rPr>
          <w:t>(</w:t>
        </w:r>
        <w:r w:rsidR="00E36EE8" w:rsidRPr="00A05B8C">
          <w:rPr>
            <w:rFonts w:ascii="Times New Roman" w:hAnsi="Times New Roman" w:cs="Times New Roman"/>
            <w:noProof/>
          </w:rPr>
          <w:t>Cullis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r w:rsidR="005227F8" w:rsidRPr="00A05B8C">
          <w:rPr>
            <w:rFonts w:ascii="Times New Roman" w:hAnsi="Times New Roman" w:cs="Times New Roman"/>
            <w:noProof/>
          </w:rPr>
          <w:t xml:space="preserve">, </w:t>
        </w:r>
        <w:r w:rsidR="00E36EE8" w:rsidRPr="00A05B8C">
          <w:rPr>
            <w:rFonts w:ascii="Times New Roman" w:hAnsi="Times New Roman" w:cs="Times New Roman"/>
            <w:noProof/>
          </w:rPr>
          <w:t>Sundareshwar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5227F8" w:rsidRPr="00A05B8C">
          <w:rPr>
            <w:rFonts w:ascii="Times New Roman" w:hAnsi="Times New Roman" w:cs="Times New Roman"/>
            <w:noProof/>
          </w:rPr>
          <w:t>)</w:t>
        </w:r>
        <w:r w:rsidR="005227F8" w:rsidRPr="00A05B8C">
          <w:rPr>
            <w:rFonts w:ascii="Times New Roman" w:hAnsi="Times New Roman" w:cs="Times New Roman"/>
          </w:rPr>
          <w:fldChar w:fldCharType="end"/>
        </w:r>
        <w:r w:rsidR="005227F8">
          <w:rPr>
            <w:rFonts w:ascii="Times New Roman" w:hAnsi="Times New Roman" w:cs="Times New Roman"/>
          </w:rPr>
          <w:t xml:space="preserve">. </w:t>
        </w:r>
        <w:r w:rsidR="005227F8"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invasions </w:t>
        </w:r>
        <w:r w:rsidR="005227F8"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86" w:author="Microsoft Office User" w:date="2016-11-03T11:47:00Z">
        <w:r w:rsidR="005227F8" w:rsidRPr="00A05B8C">
          <w:rPr>
            <w:rFonts w:ascii="Times New Roman" w:hAnsi="Times New Roman" w:cs="Times New Roman"/>
          </w:rPr>
        </w:r>
        <w:r w:rsidR="005227F8" w:rsidRPr="00A05B8C">
          <w:rPr>
            <w:rFonts w:ascii="Times New Roman" w:hAnsi="Times New Roman" w:cs="Times New Roman"/>
          </w:rPr>
          <w:fldChar w:fldCharType="separate"/>
        </w:r>
        <w:r w:rsidR="005227F8" w:rsidRPr="00A05B8C">
          <w:rPr>
            <w:rFonts w:ascii="Times New Roman" w:hAnsi="Times New Roman" w:cs="Times New Roman"/>
            <w:noProof/>
          </w:rPr>
          <w:t>(</w:t>
        </w:r>
        <w:r w:rsidR="00E36EE8" w:rsidRPr="00A05B8C">
          <w:rPr>
            <w:rFonts w:ascii="Times New Roman" w:hAnsi="Times New Roman" w:cs="Times New Roman"/>
            <w:noProof/>
          </w:rPr>
          <w:t>Chesson, 2000</w:t>
        </w:r>
        <w:r w:rsidR="005227F8" w:rsidRPr="00A05B8C">
          <w:rPr>
            <w:rFonts w:ascii="Times New Roman" w:hAnsi="Times New Roman" w:cs="Times New Roman"/>
            <w:noProof/>
          </w:rPr>
          <w:t xml:space="preserve">, </w:t>
        </w:r>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r w:rsidR="005227F8" w:rsidRPr="00A05B8C">
          <w:rPr>
            <w:rFonts w:ascii="Times New Roman" w:hAnsi="Times New Roman" w:cs="Times New Roman"/>
            <w:noProof/>
          </w:rPr>
          <w:t>)</w:t>
        </w:r>
        <w:r w:rsidR="005227F8" w:rsidRPr="00A05B8C">
          <w:rPr>
            <w:rFonts w:ascii="Times New Roman" w:hAnsi="Times New Roman" w:cs="Times New Roman"/>
          </w:rPr>
          <w:fldChar w:fldCharType="end"/>
        </w:r>
        <w:r w:rsidR="005227F8" w:rsidRPr="00A05B8C">
          <w:rPr>
            <w:rFonts w:ascii="Times New Roman" w:hAnsi="Times New Roman" w:cs="Times New Roman"/>
          </w:rPr>
          <w:t>.</w:t>
        </w:r>
      </w:ins>
      <w:commentRangeEnd w:id="57"/>
      <w:ins w:id="87" w:author="Microsoft Office User" w:date="2016-11-03T11:50:00Z">
        <w:r w:rsidR="00F50CB5">
          <w:rPr>
            <w:rStyle w:val="CommentReference"/>
          </w:rPr>
          <w:commentReference w:id="57"/>
        </w:r>
      </w:ins>
    </w:p>
    <w:p w14:paraId="5A1F7E7B" w14:textId="5B545C04"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 xml:space="preserve">In marine systems, there is a strong association between artificial hard structures and invasive species. Commercial marinas and other artificial structures such as pilings, pontoons and jetties are considered windows for biological invasion </w:t>
      </w:r>
      <w:r w:rsidRPr="00A05B8C">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UmVjTnVtPjI0OTI8L1JlY051bT48cmVjb3JkPjxyZWMtbnVtYmVyPjI0OTI8L3JlYy1udW1iZXI+
PGZvcmVpZ24ta2V5cz48a2V5IGFwcD0iRU4iIGRiLWlkPSJlcHBwOTJ0MjJzejk5OGVzemFidmRw
ZjVyencwc3R0c2ZhMnoiIHRpbWVzdGFtcD0iMCI+MjQ5Mjwva2V5PjwvZm9yZWlnbi1rZXlzPjxy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UHJpbWFyeSBJbmQsIE5lbHNvbiBCYXksIE5TVywgQXVzdHJhbGlhLiYjeEQ7RGFmZm9ybiwgS0Es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UmVjTnVtPjI0OTI8L1JlY051bT48cmVjb3JkPjxyZWMtbnVtYmVyPjI0OTI8L3JlYy1udW1iZXI+
PGZvcmVpZ24ta2V5cz48a2V5IGFwcD0iRU4iIGRiLWlkPSJlcHBwOTJ0MjJzejk5OGVzemFidmRw
ZjVyencwc3R0c2ZhMnoiIHRpbWVzdGFtcD0iMCI+MjQ5Mjwva2V5PjwvZm9yZWlnbi1rZXlzPjxy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UHJpbWFyeSBJbmQsIE5lbHNvbiBCYXksIE5TVywgQXVzdHJhbGlhLiYjeEQ7RGFmZm9ybiwgS0Es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Airoldi</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Bulleri &amp;  Airoldi,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Glasby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2007</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Ruiz</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A80C97" w:rsidRPr="00A05B8C">
        <w:rPr>
          <w:rFonts w:ascii="Times New Roman" w:hAnsi="Times New Roman" w:cs="Times New Roman"/>
        </w:rPr>
        <w:t>Several</w:t>
      </w:r>
      <w:r w:rsidRPr="00A05B8C">
        <w:rPr>
          <w:rFonts w:ascii="Times New Roman" w:hAnsi="Times New Roman" w:cs="Times New Roman"/>
        </w:rPr>
        <w:t xml:space="preserve"> hypotheses have been proposed for why artificial structures </w:t>
      </w:r>
      <w:r w:rsidR="00F475B0" w:rsidRPr="00A05B8C">
        <w:rPr>
          <w:rFonts w:ascii="Times New Roman" w:hAnsi="Times New Roman" w:cs="Times New Roman"/>
        </w:rPr>
        <w:t>increase the likelihood of invasion</w:t>
      </w:r>
      <w:r w:rsidRPr="00A05B8C">
        <w:rPr>
          <w:rFonts w:ascii="Times New Roman" w:hAnsi="Times New Roman" w:cs="Times New Roman"/>
        </w:rPr>
        <w:t xml:space="preserve">. For example, </w:t>
      </w:r>
      <w:proofErr w:type="spellStart"/>
      <w:r w:rsidRPr="00A05B8C">
        <w:rPr>
          <w:rFonts w:ascii="Times New Roman" w:hAnsi="Times New Roman" w:cs="Times New Roman"/>
        </w:rPr>
        <w:t>propagule</w:t>
      </w:r>
      <w:proofErr w:type="spellEnd"/>
      <w:r w:rsidRPr="00A05B8C">
        <w:rPr>
          <w:rFonts w:ascii="Times New Roman" w:hAnsi="Times New Roman" w:cs="Times New Roman"/>
        </w:rPr>
        <w:t xml:space="preserve"> pressure is thought to be much higher around artificial structures; similarly, higher rates of pollution may facilitate invasion by pollution</w:t>
      </w:r>
      <w:r w:rsidR="00A80C97" w:rsidRPr="00A05B8C">
        <w:rPr>
          <w:rFonts w:ascii="Times New Roman" w:hAnsi="Times New Roman" w:cs="Times New Roman"/>
        </w:rPr>
        <w:t>-</w:t>
      </w:r>
      <w:r w:rsidRPr="00A05B8C">
        <w:rPr>
          <w:rFonts w:ascii="Times New Roman" w:hAnsi="Times New Roman" w:cs="Times New Roman"/>
        </w:rPr>
        <w:t>tolerant invaders </w:t>
      </w:r>
      <w:r w:rsidRPr="00A05B8C">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PjIxNTU8L1JlY051bT48cmVjb3JkPjxyZWMtbnVtYmVyPjIxNTU8L3JlYy1udW1iZXI+PGZvcmVp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PjIxNTU8L1JlY051bT48cmVjb3JkPjxyZWMtbnVtYmVyPjIxNTU8L3JlYy1udW1iZXI+PGZvcmVp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Erfmeier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Kinlan &amp;  Gaines,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In addition to these factors, artificial structures modify natural environments in ways that may facilitate invasion: by reducing wave exposure and water flow</w:t>
      </w:r>
      <w:r w:rsidR="00BA4B07" w:rsidRPr="00A05B8C">
        <w:rPr>
          <w:rFonts w:ascii="Times New Roman" w:hAnsi="Times New Roman" w:cs="Times New Roman"/>
        </w:rPr>
        <w:t>,</w:t>
      </w:r>
      <w:r w:rsidRPr="00A05B8C">
        <w:rPr>
          <w:rFonts w:ascii="Times New Roman" w:hAnsi="Times New Roman" w:cs="Times New Roman"/>
        </w:rPr>
        <w:t xml:space="preserve"> they provide a sheltered habitat that nevertheless has </w:t>
      </w:r>
      <w:r w:rsidR="00A80C97" w:rsidRPr="00A05B8C">
        <w:rPr>
          <w:rFonts w:ascii="Times New Roman" w:hAnsi="Times New Roman" w:cs="Times New Roman"/>
        </w:rPr>
        <w:t>abundant</w:t>
      </w:r>
      <w:r w:rsidRPr="00A05B8C">
        <w:rPr>
          <w:rFonts w:ascii="Times New Roman" w:hAnsi="Times New Roman" w:cs="Times New Roman"/>
        </w:rPr>
        <w:t xml:space="preserve"> hard surfaces available for colonization </w:t>
      </w:r>
      <w:commentRangeStart w:id="88"/>
      <w:r w:rsidRPr="00A05B8C">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 xml:space="preserve">Bulleri &amp; </w:t>
      </w:r>
      <w:del w:id="89" w:author="Craig White" w:date="2016-11-23T22:30:00Z">
        <w:r w:rsidR="00E36EE8" w:rsidDel="008B6E7A">
          <w:rPr>
            <w:rFonts w:ascii="Times New Roman" w:hAnsi="Times New Roman" w:cs="Times New Roman"/>
            <w:noProof/>
          </w:rPr>
          <w:delText xml:space="preserve"> </w:delText>
        </w:r>
      </w:del>
      <w:r w:rsidR="00E36EE8">
        <w:rPr>
          <w:rFonts w:ascii="Times New Roman" w:hAnsi="Times New Roman" w:cs="Times New Roman"/>
          <w:noProof/>
        </w:rPr>
        <w:t>Airoldi, 2005</w:t>
      </w:r>
      <w:r w:rsidR="005227F8">
        <w:rPr>
          <w:rFonts w:ascii="Times New Roman" w:hAnsi="Times New Roman" w:cs="Times New Roman"/>
          <w:noProof/>
        </w:rPr>
        <w:t xml:space="preserve">, </w:t>
      </w:r>
      <w:r w:rsidR="00E36EE8">
        <w:rPr>
          <w:rFonts w:ascii="Times New Roman" w:hAnsi="Times New Roman" w:cs="Times New Roman"/>
          <w:noProof/>
        </w:rPr>
        <w:lastRenderedPageBreak/>
        <w:t>Clark &amp;  Johnston, 2005</w:t>
      </w:r>
      <w:r w:rsidR="005227F8">
        <w:rPr>
          <w:rFonts w:ascii="Times New Roman" w:hAnsi="Times New Roman" w:cs="Times New Roman"/>
          <w:noProof/>
        </w:rPr>
        <w:t xml:space="preserve">, </w:t>
      </w:r>
      <w:r w:rsidR="00E36EE8">
        <w:rPr>
          <w:rFonts w:ascii="Times New Roman" w:hAnsi="Times New Roman" w:cs="Times New Roman"/>
          <w:noProof/>
        </w:rPr>
        <w:t>Glasby</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r w:rsidR="005227F8">
        <w:rPr>
          <w:rFonts w:ascii="Times New Roman" w:hAnsi="Times New Roman" w:cs="Times New Roman"/>
          <w:noProof/>
        </w:rPr>
        <w:t>)</w:t>
      </w:r>
      <w:r w:rsidRPr="00A05B8C">
        <w:rPr>
          <w:rFonts w:ascii="Times New Roman" w:hAnsi="Times New Roman" w:cs="Times New Roman"/>
        </w:rPr>
        <w:fldChar w:fldCharType="end"/>
      </w:r>
      <w:commentRangeEnd w:id="88"/>
      <w:r w:rsidR="008B6E7A">
        <w:rPr>
          <w:rStyle w:val="CommentReference"/>
        </w:rPr>
        <w:commentReference w:id="88"/>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the reduction in water flow plays a key role in mediating the </w:t>
      </w:r>
      <w:r w:rsidR="00A96527" w:rsidRPr="00A05B8C">
        <w:rPr>
          <w:rFonts w:ascii="Times New Roman" w:hAnsi="Times New Roman" w:cs="Times New Roman"/>
        </w:rPr>
        <w:t xml:space="preserve">establishment </w:t>
      </w:r>
      <w:r w:rsidRPr="00A05B8C">
        <w:rPr>
          <w:rFonts w:ascii="Times New Roman" w:hAnsi="Times New Roman" w:cs="Times New Roman"/>
        </w:rPr>
        <w:t xml:space="preserve">of artificial structures by </w:t>
      </w:r>
      <w:r w:rsidR="00A96527" w:rsidRPr="00A05B8C">
        <w:rPr>
          <w:rFonts w:ascii="Times New Roman" w:hAnsi="Times New Roman" w:cs="Times New Roman"/>
        </w:rPr>
        <w:t>invasive species</w:t>
      </w:r>
      <w:r w:rsidRPr="00A05B8C">
        <w:rPr>
          <w:rFonts w:ascii="Times New Roman" w:hAnsi="Times New Roman" w:cs="Times New Roman"/>
        </w:rPr>
        <w:t xml:space="preserve">. </w:t>
      </w:r>
    </w:p>
    <w:p w14:paraId="0544126C" w14:textId="04809D31"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 xml:space="preserve">Water flow is an important driver of community structure and composition in marine </w:t>
      </w:r>
      <w:r w:rsidR="00AF4FF2">
        <w:rPr>
          <w:rFonts w:ascii="Times New Roman" w:hAnsi="Times New Roman" w:cs="Times New Roman"/>
        </w:rPr>
        <w:t>systems</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PEVuZE5vdGU+PENpdGU+PEF1dGhvcj5QYWxhcmR5PC9BdXRob3I+PFllYXI+MjAxMTwvWWVhcj48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PEVuZE5vdGU+PENpdGU+PEF1dGhvcj5QYWxhcmR5PC9BdXRob3I+PFllYXI+MjAxMTwvWWVhcj48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Palardy &amp;  Witman, 2011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Water flow influence</w:t>
      </w:r>
      <w:r w:rsidR="00A80C97" w:rsidRPr="00A05B8C">
        <w:rPr>
          <w:rFonts w:ascii="Times New Roman" w:hAnsi="Times New Roman" w:cs="Times New Roman"/>
        </w:rPr>
        <w:t>s</w:t>
      </w:r>
      <w:r w:rsidRPr="00A05B8C">
        <w:rPr>
          <w:rFonts w:ascii="Times New Roman" w:hAnsi="Times New Roman" w:cs="Times New Roman"/>
        </w:rPr>
        <w:t xml:space="preserve"> the performance of sessile marine invertebrates as it affects the delivery of essential resources: food and oxygen </w:t>
      </w:r>
      <w:r w:rsidRPr="00A05B8C">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b3I+PFllYXI+MTk5OTwvWWVhcj48UmVjTnVtPjI3NTU8L1JlY051bT48cmVjb3JkPjxyZWMtbnVt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b3I+PFllYXI+MTk5OTwvWWVhcj48UmVjTnVtPjI3NTU8L1JlY051bT48cmVjb3JkPjxyZWMtbnVt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Gardella &amp;  Edmunds, 1999</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Okamura, 1985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Shimeta &amp;  Jumars, 1991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Svensson &amp;  Marshall, 2015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interface between the fluid and a solid surface creates a condition known as a boundary layer, the thickness of which depends mostly on the flow of water. At small scales (</w:t>
      </w:r>
      <w:r w:rsidR="00C850F8" w:rsidRPr="00A05B8C">
        <w:rPr>
          <w:rFonts w:ascii="Times New Roman" w:hAnsi="Times New Roman" w:cs="Times New Roman"/>
        </w:rPr>
        <w:t>millimeters</w:t>
      </w:r>
      <w:r w:rsidRPr="00A05B8C">
        <w:rPr>
          <w:rFonts w:ascii="Times New Roman" w:hAnsi="Times New Roman" w:cs="Times New Roman"/>
        </w:rPr>
        <w:t xml:space="preserve">), habitats with complex topography, as in sessile </w:t>
      </w:r>
      <w:r w:rsidR="00A80C97" w:rsidRPr="00A05B8C">
        <w:rPr>
          <w:rFonts w:ascii="Times New Roman" w:hAnsi="Times New Roman" w:cs="Times New Roman"/>
        </w:rPr>
        <w:t xml:space="preserve">invertebrate </w:t>
      </w:r>
      <w:r w:rsidRPr="00A05B8C">
        <w:rPr>
          <w:rFonts w:ascii="Times New Roman" w:hAnsi="Times New Roman" w:cs="Times New Roman"/>
        </w:rPr>
        <w:t xml:space="preserve">communities, generate a skimming flow that traps layers of water within the </w:t>
      </w:r>
      <w:r w:rsidR="00605012" w:rsidRPr="00A05B8C">
        <w:rPr>
          <w:rFonts w:ascii="Times New Roman" w:hAnsi="Times New Roman" w:cs="Times New Roman"/>
        </w:rPr>
        <w:t>boundary layer</w:t>
      </w:r>
      <w:r w:rsidR="005E0BEC" w:rsidRPr="00A05B8C">
        <w:rPr>
          <w:rFonts w:ascii="Times New Roman" w:hAnsi="Times New Roman" w:cs="Times New Roman"/>
        </w:rPr>
        <w:t xml:space="preserve">; </w:t>
      </w:r>
      <w:r w:rsidRPr="00A05B8C">
        <w:rPr>
          <w:rFonts w:ascii="Times New Roman" w:hAnsi="Times New Roman" w:cs="Times New Roman"/>
        </w:rPr>
        <w:t>increas</w:t>
      </w:r>
      <w:r w:rsidR="00605012" w:rsidRPr="00A05B8C">
        <w:rPr>
          <w:rFonts w:ascii="Times New Roman" w:hAnsi="Times New Roman" w:cs="Times New Roman"/>
        </w:rPr>
        <w:t>ing</w:t>
      </w:r>
      <w:r w:rsidRPr="00A05B8C">
        <w:rPr>
          <w:rFonts w:ascii="Times New Roman" w:hAnsi="Times New Roman" w:cs="Times New Roman"/>
        </w:rPr>
        <w:t xml:space="preserve"> the residence time of the water</w:t>
      </w:r>
      <w:r w:rsidR="005E0BEC" w:rsidRPr="00A05B8C">
        <w:rPr>
          <w:rFonts w:ascii="Times New Roman" w:hAnsi="Times New Roman" w:cs="Times New Roman"/>
        </w:rPr>
        <w:t xml:space="preserve"> and</w:t>
      </w:r>
      <w:r w:rsidRPr="00A05B8C">
        <w:rPr>
          <w:rFonts w:ascii="Times New Roman" w:hAnsi="Times New Roman" w:cs="Times New Roman"/>
        </w:rPr>
        <w:t xml:space="preserve"> reducing exchange </w:t>
      </w:r>
      <w:r w:rsidRPr="00A05B8C">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Koch &amp;  Gust, 1999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This boundary layer effect, in combination with the metabolic demands of the dense aggregation of sessile communities, can deplete oxygen levels in the water immediately surrounding benthic organisms </w:t>
      </w:r>
      <w:r w:rsidRPr="00A05B8C">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Moore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some instances, oxygen levels can be so low that they fall below the physiological tolerance of some members of the communities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Importantly, growth form seems to be a strong determinant of tolerance to low oxygen conditions: species that have a flat growth form have much better tolerances to lower oxygen levels than species that have an erect growth form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Presumably these different tolerances reflect the fact that flat species are more likely to live entirely within the boundary layer, </w:t>
      </w:r>
      <w:r w:rsidR="00DB71F3" w:rsidRPr="00A05B8C">
        <w:rPr>
          <w:rFonts w:ascii="Times New Roman" w:hAnsi="Times New Roman" w:cs="Times New Roman"/>
        </w:rPr>
        <w:t xml:space="preserve">and </w:t>
      </w:r>
      <w:r w:rsidRPr="00A05B8C">
        <w:rPr>
          <w:rFonts w:ascii="Times New Roman" w:hAnsi="Times New Roman" w:cs="Times New Roman"/>
        </w:rPr>
        <w:t xml:space="preserve">are therefore more likely to experience low oxygen conditions, and have adapted accordingly. </w:t>
      </w:r>
      <w:r w:rsidR="00F030E2" w:rsidRPr="00A05B8C">
        <w:rPr>
          <w:rFonts w:ascii="Times New Roman" w:hAnsi="Times New Roman" w:cs="Times New Roman"/>
        </w:rPr>
        <w:t>Because of the</w:t>
      </w:r>
      <w:r w:rsidRPr="00A05B8C">
        <w:rPr>
          <w:rFonts w:ascii="Times New Roman" w:hAnsi="Times New Roman" w:cs="Times New Roman"/>
        </w:rPr>
        <w:t xml:space="preserve"> long association </w:t>
      </w:r>
      <w:r w:rsidR="00F030E2" w:rsidRPr="00A05B8C">
        <w:rPr>
          <w:rFonts w:ascii="Times New Roman" w:hAnsi="Times New Roman" w:cs="Times New Roman"/>
        </w:rPr>
        <w:t xml:space="preserve">of invasive species </w:t>
      </w:r>
      <w:r w:rsidRPr="00A05B8C">
        <w:rPr>
          <w:rFonts w:ascii="Times New Roman" w:hAnsi="Times New Roman" w:cs="Times New Roman"/>
        </w:rPr>
        <w:t xml:space="preserve">with artificial structures, </w:t>
      </w:r>
      <w:r w:rsidR="00F030E2" w:rsidRPr="00A05B8C">
        <w:rPr>
          <w:rFonts w:ascii="Times New Roman" w:hAnsi="Times New Roman" w:cs="Times New Roman"/>
        </w:rPr>
        <w:t xml:space="preserve">which reduce flow in the environment </w:t>
      </w:r>
      <w:r w:rsidR="00F030E2" w:rsidRPr="00A05B8C">
        <w:rPr>
          <w:rFonts w:ascii="Times New Roman" w:hAnsi="Times New Roman" w:cs="Times New Roman"/>
        </w:rPr>
        <w:fldChar w:fldCharType="begin">
          <w:fldData xml:space="preserve">PEVuZE5vdGU+PENpdGU+PEF1dGhvcj5EYWZmb3JuPC9BdXRob3I+PFllYXI+MjAwOTwvWWVhcj48
UmVjTnVtPjI0OTI8L1JlY051bT48RGlzcGxheVRleHQ+KEJ1bGxlcmkgJmFtcDsgIEFpcm9sZGks
IDIwMDUsIERhZmZvcm48c3R5bGUgZmFjZT0iaXRhbGljIj4gZXQgYWwuPC9zdHlsZT4sIDIwMDli
LCBXaWxkaW5nLCAyMDE0KTwvRGlzcGxheVRleHQ+PHJlY29yZD48cmVjLW51bWJlcj4yNDkyPC9y
ZWMtbnVtYmVyPjxmb3JlaWduLWtleXM+PGtleSBhcHA9IkVOIiBkYi1pZD0iZXBwcDkydDIyc3o5
OThlc3phYnZkcGY1cnp3MHN0dHNmYTJ6IiB0aW1lc3RhbXA9IjAiPjI0OTI8L2tleT48L2ZvcmVp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ZmZvcm4sIEtBLCBVbml2IE5ldyBTIFdhbGVzLCBTY2ggQmlvbCBFYXJ0aCAmYW1wOyBFbnZpcm9u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V2lsZGluZzwvQXV0aG9yPjxZZWFyPjIwMTQ8L1llYXI+PFJlY051bT4yMjg8L1JlY051bT48cmVj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==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PEVuZE5vdGU+PENpdGU+PEF1dGhvcj5EYWZmb3JuPC9BdXRob3I+PFllYXI+MjAwOTwvWWVhcj48
UmVjTnVtPjI0OTI8L1JlY051bT48RGlzcGxheVRleHQ+KEJ1bGxlcmkgJmFtcDsgIEFpcm9sZGks
IDIwMDUsIERhZmZvcm48c3R5bGUgZmFjZT0iaXRhbGljIj4gZXQgYWwuPC9zdHlsZT4sIDIwMDli
LCBXaWxkaW5nLCAyMDE0KTwvRGlzcGxheVRleHQ+PHJlY29yZD48cmVjLW51bWJlcj4yNDkyPC9y
ZWMtbnVtYmVyPjxmb3JlaWduLWtleXM+PGtleSBhcHA9IkVOIiBkYi1pZD0iZXBwcDkydDIyc3o5
OThlc3phYnZkcGY1cnp3MHN0dHNmYTJ6IiB0aW1lc3RhbXA9IjAiPjI0OTI8L2tleT48L2ZvcmVp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ZmZvcm4sIEtBLCBVbml2IE5ldyBTIFdhbGVzLCBTY2ggQmlvbCBFYXJ0aCAmYW1wOyBFbnZpcm9u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V2lsZGluZzwvQXV0aG9yPjxZZWFyPjIwMTQ8L1llYXI+PFJlY051bT4yMjg8L1JlY051bT48cmVj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==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F030E2" w:rsidRPr="00A05B8C">
        <w:rPr>
          <w:rFonts w:ascii="Times New Roman" w:hAnsi="Times New Roman" w:cs="Times New Roman"/>
        </w:rPr>
      </w:r>
      <w:r w:rsidR="00F030E2"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Bulleri &amp;  Airoldi,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Wilding, 2014</w:t>
      </w:r>
      <w:r w:rsidR="00D350BC" w:rsidRPr="00A05B8C">
        <w:rPr>
          <w:rFonts w:ascii="Times New Roman" w:hAnsi="Times New Roman" w:cs="Times New Roman"/>
          <w:noProof/>
        </w:rPr>
        <w:t>)</w:t>
      </w:r>
      <w:r w:rsidR="00F030E2" w:rsidRPr="00A05B8C">
        <w:rPr>
          <w:rFonts w:ascii="Times New Roman" w:hAnsi="Times New Roman" w:cs="Times New Roman"/>
        </w:rPr>
        <w:fldChar w:fldCharType="end"/>
      </w:r>
      <w:r w:rsidR="00F030E2" w:rsidRPr="00A05B8C">
        <w:rPr>
          <w:rFonts w:ascii="Times New Roman" w:hAnsi="Times New Roman" w:cs="Times New Roman"/>
        </w:rPr>
        <w:t xml:space="preserve">, </w:t>
      </w:r>
      <w:r w:rsidR="00AF4FF2">
        <w:rPr>
          <w:rFonts w:ascii="Times New Roman" w:hAnsi="Times New Roman" w:cs="Times New Roman"/>
        </w:rPr>
        <w:t xml:space="preserve">it seems likely that invasive species </w:t>
      </w:r>
      <w:r w:rsidRPr="00A05B8C">
        <w:rPr>
          <w:rFonts w:ascii="Times New Roman" w:hAnsi="Times New Roman" w:cs="Times New Roman"/>
        </w:rPr>
        <w:t xml:space="preserve">may have adapted to low oxygen conditions. In other </w:t>
      </w:r>
      <w:r w:rsidRPr="00A05B8C">
        <w:rPr>
          <w:rFonts w:ascii="Times New Roman" w:hAnsi="Times New Roman" w:cs="Times New Roman"/>
        </w:rPr>
        <w:lastRenderedPageBreak/>
        <w:t xml:space="preserve">words, </w:t>
      </w:r>
      <w:r w:rsidR="00A96527" w:rsidRPr="00A05B8C">
        <w:rPr>
          <w:rFonts w:ascii="Times New Roman" w:hAnsi="Times New Roman" w:cs="Times New Roman"/>
        </w:rPr>
        <w:t xml:space="preserve">invasive species </w:t>
      </w:r>
      <w:r w:rsidR="00635802" w:rsidRPr="00A05B8C">
        <w:rPr>
          <w:rFonts w:ascii="Times New Roman" w:hAnsi="Times New Roman" w:cs="Times New Roman"/>
        </w:rPr>
        <w:t xml:space="preserve">may </w:t>
      </w:r>
      <w:r w:rsidRPr="00A05B8C">
        <w:rPr>
          <w:rFonts w:ascii="Times New Roman" w:hAnsi="Times New Roman" w:cs="Times New Roman"/>
        </w:rPr>
        <w:t xml:space="preserve">have a lower R* </w:t>
      </w:r>
      <w:r w:rsidR="00635802" w:rsidRPr="00A05B8C">
        <w:rPr>
          <w:rFonts w:ascii="Times New Roman" w:hAnsi="Times New Roman" w:cs="Times New Roman"/>
        </w:rPr>
        <w:t xml:space="preserve">for oxygen </w:t>
      </w:r>
      <w:r w:rsidRPr="00A05B8C">
        <w:rPr>
          <w:rFonts w:ascii="Times New Roman" w:hAnsi="Times New Roman" w:cs="Times New Roman"/>
        </w:rPr>
        <w:t>than native species in sessile marine invertebrate communities</w:t>
      </w:r>
      <w:r w:rsidR="00AF4FF2">
        <w:rPr>
          <w:rFonts w:ascii="Times New Roman" w:hAnsi="Times New Roman" w:cs="Times New Roman"/>
        </w:rPr>
        <w:t>,</w:t>
      </w:r>
      <w:r w:rsidR="00CD6BD4" w:rsidRPr="00A05B8C">
        <w:rPr>
          <w:rFonts w:ascii="Times New Roman" w:hAnsi="Times New Roman" w:cs="Times New Roman"/>
        </w:rPr>
        <w:t xml:space="preserve"> but tests are lacking</w:t>
      </w:r>
      <w:r w:rsidRPr="00A05B8C">
        <w:rPr>
          <w:rFonts w:ascii="Times New Roman" w:hAnsi="Times New Roman" w:cs="Times New Roman"/>
        </w:rPr>
        <w:t>.</w:t>
      </w:r>
    </w:p>
    <w:p w14:paraId="1F8375A1" w14:textId="2C7542E7" w:rsidR="00467DDE" w:rsidRPr="00A05B8C" w:rsidRDefault="001471B2" w:rsidP="008C0AB1">
      <w:pPr>
        <w:spacing w:line="480" w:lineRule="auto"/>
        <w:ind w:firstLine="567"/>
        <w:rPr>
          <w:rFonts w:ascii="Times New Roman" w:hAnsi="Times New Roman" w:cs="Times New Roman"/>
        </w:rPr>
      </w:pPr>
      <w:commentRangeStart w:id="90"/>
      <w:ins w:id="91" w:author="Microsoft Office User" w:date="2016-11-07T16:26:00Z">
        <w:r w:rsidRPr="00A05B8C">
          <w:rPr>
            <w:rFonts w:ascii="Times New Roman" w:hAnsi="Times New Roman" w:cs="Times New Roman"/>
          </w:rPr>
          <w:t>One way to estimate the R* for oxygen is to determine the level at which rates of oxygen consumption (a proxy for aerobic rates of metabolism) begin to drop with oxygen levels</w:t>
        </w:r>
        <w:r>
          <w:rPr>
            <w:rFonts w:ascii="Times New Roman" w:hAnsi="Times New Roman" w:cs="Times New Roman"/>
          </w:rPr>
          <w:t xml:space="preserve">; </w:t>
        </w:r>
        <w:del w:id="92" w:author="Craig White" w:date="2016-11-23T22:37:00Z">
          <w:r w:rsidRPr="00A05B8C" w:rsidDel="008B6E7A">
            <w:rPr>
              <w:rFonts w:ascii="Times New Roman" w:hAnsi="Times New Roman" w:cs="Times New Roman"/>
            </w:rPr>
            <w:delText xml:space="preserve"> </w:delText>
          </w:r>
        </w:del>
        <w:r w:rsidRPr="00A05B8C">
          <w:rPr>
            <w:rFonts w:ascii="Times New Roman" w:hAnsi="Times New Roman" w:cs="Times New Roman"/>
          </w:rPr>
          <w:t>this level is known as the critical oxygen concentration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critical oxygen </w:t>
        </w:r>
        <w:commentRangeStart w:id="93"/>
        <w:r w:rsidRPr="00A05B8C">
          <w:rPr>
            <w:rFonts w:ascii="Times New Roman" w:hAnsi="Times New Roman" w:cs="Times New Roman"/>
          </w:rPr>
          <w:t>pressure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&lt;EndNote&gt;&lt;Cite&gt;&lt;Author&gt;Hochachka&lt;/Author&gt;&lt;Year&gt;2002&lt;/Year&gt;&lt;RecNum&gt;194&lt;/RecNum&gt;&lt;DisplayText&gt;(Hochachka &amp;amp;  Somero, 2002, Portner &amp;amp;  Grieshaber, 1993)&lt;/DisplayText&gt;&lt;record&gt;&lt;rec-number&gt;194&lt;/rec-number&gt;&lt;foreign-keys&gt;&lt;key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Portner&lt;/Author&gt;&lt;Year&gt;1993&lt;/Year&gt;&lt;RecNum&gt;446&lt;/RecNum&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Hochachka &amp;  Somero, 2002</w:t>
        </w:r>
        <w:r>
          <w:rPr>
            <w:rFonts w:ascii="Times New Roman" w:hAnsi="Times New Roman" w:cs="Times New Roman"/>
            <w:noProof/>
          </w:rPr>
          <w:t xml:space="preserve">, </w:t>
        </w:r>
        <w:r w:rsidR="00E36EE8">
          <w:rPr>
            <w:rFonts w:ascii="Times New Roman" w:hAnsi="Times New Roman" w:cs="Times New Roman"/>
            <w:noProof/>
          </w:rPr>
          <w:t>Portner &amp;  Grieshaber, 1993</w:t>
        </w:r>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Pr="00A05B8C">
          <w:rPr>
            <w:rFonts w:ascii="Times New Roman" w:hAnsi="Times New Roman" w:cs="Times New Roman"/>
          </w:rPr>
          <w:t xml:space="preserve"> </w:t>
        </w:r>
        <w:r>
          <w:rPr>
            <w:rFonts w:ascii="Times New Roman" w:hAnsi="Times New Roman" w:cs="Times New Roman"/>
          </w:rPr>
          <w:t>B</w:t>
        </w:r>
        <w:r w:rsidRPr="00A05B8C">
          <w:rPr>
            <w:rFonts w:ascii="Times New Roman" w:hAnsi="Times New Roman" w:cs="Times New Roman"/>
          </w:rPr>
          <w:t xml:space="preserve">elow that value, aerobic metabolic rate decreases, anaerobic mechanisms become more important, and conditions are considered physiologically stressful </w:t>
        </w:r>
        <w:r w:rsidRPr="00A05B8C">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Armstrong</w:t>
        </w:r>
        <w:r w:rsidR="00E36EE8" w:rsidRPr="009B4920">
          <w:rPr>
            <w:rFonts w:ascii="Times New Roman" w:hAnsi="Times New Roman" w:cs="Times New Roman"/>
            <w:i/>
            <w:noProof/>
          </w:rPr>
          <w:t xml:space="preserve"> et al.</w:t>
        </w:r>
        <w:r w:rsidR="00E36EE8">
          <w:rPr>
            <w:rFonts w:ascii="Times New Roman" w:hAnsi="Times New Roman" w:cs="Times New Roman"/>
            <w:noProof/>
          </w:rPr>
          <w:t>, 2009</w:t>
        </w:r>
        <w:r>
          <w:rPr>
            <w:rFonts w:ascii="Times New Roman" w:hAnsi="Times New Roman" w:cs="Times New Roman"/>
            <w:noProof/>
          </w:rPr>
          <w:t xml:space="preserve">, </w:t>
        </w:r>
        <w:r w:rsidR="00E36EE8">
          <w:rPr>
            <w:rFonts w:ascii="Times New Roman" w:hAnsi="Times New Roman" w:cs="Times New Roman"/>
            <w:noProof/>
          </w:rPr>
          <w:t>Hochachka &amp;  Somero, 2002</w:t>
        </w:r>
        <w:r>
          <w:rPr>
            <w:rFonts w:ascii="Times New Roman" w:hAnsi="Times New Roman" w:cs="Times New Roman"/>
            <w:noProof/>
          </w:rPr>
          <w:t xml:space="preserve">, </w:t>
        </w:r>
        <w:r w:rsidR="00E36EE8">
          <w:rPr>
            <w:rFonts w:ascii="Times New Roman" w:hAnsi="Times New Roman" w:cs="Times New Roman"/>
            <w:noProof/>
          </w:rPr>
          <w:t>Portner &amp;  Grieshaber, 1993</w:t>
        </w:r>
        <w:r>
          <w:rPr>
            <w:rFonts w:ascii="Times New Roman" w:hAnsi="Times New Roman" w:cs="Times New Roman"/>
            <w:noProof/>
          </w:rPr>
          <w:t>)</w:t>
        </w:r>
        <w:r w:rsidRPr="00A05B8C">
          <w:rPr>
            <w:rFonts w:ascii="Times New Roman" w:hAnsi="Times New Roman" w:cs="Times New Roman"/>
          </w:rPr>
          <w:fldChar w:fldCharType="end"/>
        </w:r>
        <w:r>
          <w:rPr>
            <w:rFonts w:ascii="Times New Roman" w:hAnsi="Times New Roman" w:cs="Times New Roman"/>
          </w:rPr>
          <w:t>.</w:t>
        </w:r>
      </w:ins>
      <w:del w:id="94" w:author="Microsoft Office User" w:date="2016-11-07T16:26:00Z">
        <w:r w:rsidR="00467DDE" w:rsidRPr="00A05B8C" w:rsidDel="001471B2">
          <w:rPr>
            <w:rFonts w:ascii="Times New Roman" w:hAnsi="Times New Roman" w:cs="Times New Roman"/>
          </w:rPr>
          <w:delText xml:space="preserve">One way to estimate the R* for oxygen is to determine the level at which </w:delText>
        </w:r>
        <w:r w:rsidR="00D636AF" w:rsidRPr="00A05B8C" w:rsidDel="001471B2">
          <w:rPr>
            <w:rFonts w:ascii="Times New Roman" w:hAnsi="Times New Roman" w:cs="Times New Roman"/>
          </w:rPr>
          <w:delText>rates of oxygen consumption (a proxy for aerobic rates of metabolism)</w:delText>
        </w:r>
        <w:r w:rsidR="00467DDE" w:rsidRPr="00A05B8C" w:rsidDel="001471B2">
          <w:rPr>
            <w:rFonts w:ascii="Times New Roman" w:hAnsi="Times New Roman" w:cs="Times New Roman"/>
          </w:rPr>
          <w:delText xml:space="preserve"> begin to drop with oxygen levels – i.e. the oxygen level at which an individual becomes an oxyconformer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"_ENREF_48" \o "Portner, 1993 #446"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Portner &amp;  Grieshaber, 1993</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r w:rsidR="00467DDE" w:rsidRPr="00A05B8C" w:rsidDel="001471B2">
          <w:rPr>
            <w:rFonts w:ascii="Times New Roman" w:hAnsi="Times New Roman" w:cs="Times New Roman"/>
          </w:rPr>
          <w:delText>. In mammals, which are strong oxyregulators, this level is known as the critical oxygen concentration (</w:delText>
        </w:r>
      </w:del>
      <m:oMath>
        <m:sSub>
          <m:sSubPr>
            <m:ctrlPr>
              <w:ins w:id="95" w:author="Author">
                <w:del w:id="96" w:author="Microsoft Office User" w:date="2016-11-07T16:26:00Z">
                  <w:rPr>
                    <w:rFonts w:ascii="Cambria Math" w:hAnsi="Cambria Math" w:cs="Times New Roman"/>
                    <w:i/>
                  </w:rPr>
                </w:del>
              </w:ins>
            </m:ctrlPr>
          </m:sSubPr>
          <m:e>
            <w:del w:id="97" w:author="Microsoft Office User" w:date="2016-11-07T16:26:00Z">
              <m:r>
                <w:rPr>
                  <w:rFonts w:ascii="Cambria Math" w:hAnsi="Cambria Math" w:cs="Times New Roman"/>
                </w:rPr>
                <m:t>C</m:t>
              </m:r>
            </w:del>
          </m:e>
          <m:sub>
            <m:sSub>
              <m:sSubPr>
                <m:ctrlPr>
                  <w:ins w:id="98" w:author="Author">
                    <w:del w:id="99" w:author="Microsoft Office User" w:date="2016-11-07T16:26:00Z">
                      <w:rPr>
                        <w:rFonts w:ascii="Cambria Math" w:hAnsi="Cambria Math" w:cs="Times New Roman"/>
                        <w:i/>
                      </w:rPr>
                    </w:del>
                  </w:ins>
                </m:ctrlPr>
              </m:sSubPr>
              <m:e>
                <w:del w:id="100" w:author="Microsoft Office User" w:date="2016-11-07T16:26:00Z">
                  <m:r>
                    <w:rPr>
                      <w:rFonts w:ascii="Cambria Math" w:hAnsi="Cambria Math" w:cs="Times New Roman"/>
                    </w:rPr>
                    <m:t>C</m:t>
                  </m:r>
                </w:del>
              </m:e>
              <m:sub>
                <m:sSub>
                  <m:sSubPr>
                    <m:ctrlPr>
                      <w:ins w:id="101" w:author="Author">
                        <w:del w:id="102" w:author="Microsoft Office User" w:date="2016-11-07T16:26:00Z">
                          <w:rPr>
                            <w:rFonts w:ascii="Cambria Math" w:hAnsi="Cambria Math" w:cs="Times New Roman"/>
                            <w:i/>
                          </w:rPr>
                        </w:del>
                      </w:ins>
                    </m:ctrlPr>
                  </m:sSubPr>
                  <m:e>
                    <w:del w:id="103" w:author="Microsoft Office User" w:date="2016-11-07T16:26:00Z">
                      <m:r>
                        <w:rPr>
                          <w:rFonts w:ascii="Cambria Math" w:hAnsi="Cambria Math" w:cs="Times New Roman"/>
                        </w:rPr>
                        <m:t>O</m:t>
                      </m:r>
                    </w:del>
                  </m:e>
                  <m:sub>
                    <w:del w:id="104" w:author="Microsoft Office User" w:date="2016-11-07T16:26:00Z">
                      <m:r>
                        <w:rPr>
                          <w:rFonts w:ascii="Cambria Math" w:hAnsi="Cambria Math" w:cs="Times New Roman"/>
                        </w:rPr>
                        <m:t>2</m:t>
                      </m:r>
                    </w:del>
                  </m:sub>
                </m:sSub>
              </m:sub>
            </m:sSub>
          </m:sub>
        </m:sSub>
      </m:oMath>
      <w:del w:id="105" w:author="Microsoft Office User" w:date="2016-11-07T16:26:00Z">
        <w:r w:rsidR="00467DDE" w:rsidRPr="00A05B8C" w:rsidDel="001471B2">
          <w:rPr>
            <w:rFonts w:ascii="Times New Roman" w:hAnsi="Times New Roman" w:cs="Times New Roman"/>
          </w:rPr>
          <w:delText>) or critical oxygen pressure (</w:delText>
        </w:r>
      </w:del>
      <m:oMath>
        <m:sSub>
          <m:sSubPr>
            <m:ctrlPr>
              <w:ins w:id="106" w:author="Author">
                <w:del w:id="107" w:author="Microsoft Office User" w:date="2016-11-07T16:26:00Z">
                  <w:rPr>
                    <w:rFonts w:ascii="Cambria Math" w:hAnsi="Cambria Math" w:cs="Times New Roman"/>
                    <w:i/>
                  </w:rPr>
                </w:del>
              </w:ins>
            </m:ctrlPr>
          </m:sSubPr>
          <m:e>
            <w:del w:id="108" w:author="Microsoft Office User" w:date="2016-11-07T16:26:00Z">
              <m:r>
                <w:rPr>
                  <w:rFonts w:ascii="Cambria Math" w:hAnsi="Cambria Math" w:cs="Times New Roman"/>
                </w:rPr>
                <m:t>P</m:t>
              </m:r>
            </w:del>
          </m:e>
          <m:sub>
            <m:sSub>
              <m:sSubPr>
                <m:ctrlPr>
                  <w:ins w:id="109" w:author="Author">
                    <w:del w:id="110" w:author="Microsoft Office User" w:date="2016-11-07T16:26:00Z">
                      <w:rPr>
                        <w:rFonts w:ascii="Cambria Math" w:hAnsi="Cambria Math" w:cs="Times New Roman"/>
                        <w:i/>
                      </w:rPr>
                    </w:del>
                  </w:ins>
                </m:ctrlPr>
              </m:sSubPr>
              <m:e>
                <w:del w:id="111" w:author="Microsoft Office User" w:date="2016-11-07T16:26:00Z">
                  <m:r>
                    <w:rPr>
                      <w:rFonts w:ascii="Cambria Math" w:hAnsi="Cambria Math" w:cs="Times New Roman"/>
                    </w:rPr>
                    <m:t>C</m:t>
                  </m:r>
                </w:del>
              </m:e>
              <m:sub>
                <m:sSub>
                  <m:sSubPr>
                    <m:ctrlPr>
                      <w:ins w:id="112" w:author="Author">
                        <w:del w:id="113" w:author="Microsoft Office User" w:date="2016-11-07T16:26:00Z">
                          <w:rPr>
                            <w:rFonts w:ascii="Cambria Math" w:hAnsi="Cambria Math" w:cs="Times New Roman"/>
                            <w:i/>
                          </w:rPr>
                        </w:del>
                      </w:ins>
                    </m:ctrlPr>
                  </m:sSubPr>
                  <m:e>
                    <w:del w:id="114" w:author="Microsoft Office User" w:date="2016-11-07T16:26:00Z">
                      <m:r>
                        <w:rPr>
                          <w:rFonts w:ascii="Cambria Math" w:hAnsi="Cambria Math" w:cs="Times New Roman"/>
                        </w:rPr>
                        <m:t>O</m:t>
                      </m:r>
                    </w:del>
                  </m:e>
                  <m:sub>
                    <w:del w:id="115" w:author="Microsoft Office User" w:date="2016-11-07T16:26:00Z">
                      <m:r>
                        <w:rPr>
                          <w:rFonts w:ascii="Cambria Math" w:hAnsi="Cambria Math" w:cs="Times New Roman"/>
                        </w:rPr>
                        <m:t>2</m:t>
                      </m:r>
                    </w:del>
                  </m:sub>
                </m:sSub>
              </m:sub>
            </m:sSub>
          </m:sub>
        </m:sSub>
      </m:oMath>
      <w:del w:id="116" w:author="Microsoft Office User" w:date="2016-11-07T16:26:00Z">
        <w:r w:rsidR="00467DDE" w:rsidRPr="00A05B8C" w:rsidDel="001471B2">
          <w:rPr>
            <w:rFonts w:ascii="Times New Roman" w:hAnsi="Times New Roman" w:cs="Times New Roman"/>
          </w:rPr>
          <w:delText xml:space="preserve">); </w:delText>
        </w:r>
        <w:commentRangeStart w:id="117"/>
        <w:r w:rsidR="00467DDE" w:rsidRPr="00A05B8C" w:rsidDel="001471B2">
          <w:rPr>
            <w:rFonts w:ascii="Times New Roman" w:hAnsi="Times New Roman" w:cs="Times New Roman"/>
          </w:rPr>
          <w:delText xml:space="preserve">below that value, </w:delText>
        </w:r>
        <w:r w:rsidR="00D636AF" w:rsidRPr="00A05B8C" w:rsidDel="001471B2">
          <w:rPr>
            <w:rFonts w:ascii="Times New Roman" w:hAnsi="Times New Roman" w:cs="Times New Roman"/>
          </w:rPr>
          <w:delText xml:space="preserve">aerobic </w:delText>
        </w:r>
        <w:r w:rsidR="00467DDE" w:rsidRPr="00A05B8C" w:rsidDel="001471B2">
          <w:rPr>
            <w:rFonts w:ascii="Times New Roman" w:hAnsi="Times New Roman" w:cs="Times New Roman"/>
          </w:rPr>
          <w:delText xml:space="preserve">metabolic rate decreases, anaerobic mechanisms become more important, and conditions are considered physiologically stressful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&lt;EndNote&gt;&lt;Cite&gt;&lt;Author&gt;Hochachka&lt;/Author&gt;&lt;Year&gt;2002&lt;/Year&gt;&lt;RecNum&gt;194&lt;/RecNum&gt;&lt;DisplayText&gt;(Armstrong&lt;style face="italic"&gt; et al.&lt;/style&gt;, 2009, Hochachka &amp;amp;  Somero, 2002)&lt;/DisplayText&gt;&lt;record&gt;&lt;rec-number&gt;194&lt;/rec-number&gt;&lt;foreign-keys&gt;&lt;key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Armstrong&lt;/Author&gt;&lt;Year&gt;2009&lt;/Year&gt;&lt;RecNum&gt;195&lt;/RecNum&gt;&lt;record&gt;&lt;rec-number&gt;195&lt;/rec-number&gt;&lt;foreign-keys&gt;&lt;key app="EN" db-id="wasapzp9xa0dr9etatnpvapgpavfsw25at0e" timestamp="1372841553"&gt;195&lt;/key&gt;&lt;/foreign-keys&gt;&lt;ref-type name="Journal Article"&gt;17&lt;/ref-type&gt;&lt;contributors&gt;&lt;authors&gt;&lt;author&gt;Armstrong, William&lt;/author&gt;&lt;author&gt;Webb, Trevor&lt;/author&gt;&lt;author&gt;Darwent, Marcus&lt;/author&gt;&lt;author&gt;Beckett, Peter M.&lt;/author&gt;&lt;/authors&gt;&lt;/contributors&gt;&lt;titles&gt;&lt;title&gt;Measuring and interpreting respiratory critical oxygen pressures in roots&lt;/title&gt;&lt;secondary-title&gt;Annals of Botany&lt;/secondary-title&gt;&lt;/titles&gt;&lt;periodical&gt;&lt;full-title&gt;Annals of Botany&lt;/full-title&gt;&lt;/periodical&gt;&lt;pages&gt;281-293&lt;/pages&gt;&lt;volume&gt;103&lt;/volume&gt;&lt;number&gt;2&lt;/number&gt;&lt;dates&gt;&lt;year&gt;2009&lt;/year&gt;&lt;pub-dates&gt;&lt;date&gt;Jan&lt;/date&gt;&lt;/pub-dates&gt;&lt;/dates&gt;&lt;isbn&gt;0305-7364&lt;/isbn&gt;&lt;accession-num&gt;WOS:000262329200014&lt;/accession-num&gt;&lt;urls&gt;&lt;related-urls&gt;&lt;url&gt;&amp;lt;Go to ISI&amp;gt;://WOS:000262329200014&lt;/url&gt;&lt;/related-urls&gt;&lt;/urls&gt;&lt;electronic-resource-num&gt;10.1093/aob/mcn177&lt;/electronic-resource-num&gt;&lt;/record&gt;&lt;/Cite&gt;&lt;/EndNote&gt;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 \o "Armstrong, 2009 #195"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Armstrong</w:delText>
        </w:r>
        <w:r w:rsidR="00237A8C" w:rsidRPr="00A05B8C" w:rsidDel="001471B2">
          <w:rPr>
            <w:rFonts w:ascii="Times New Roman" w:hAnsi="Times New Roman" w:cs="Times New Roman"/>
            <w:i/>
            <w:noProof/>
          </w:rPr>
          <w:delText xml:space="preserve"> et al.</w:delText>
        </w:r>
        <w:r w:rsidR="00237A8C" w:rsidRPr="00A05B8C" w:rsidDel="001471B2">
          <w:rPr>
            <w:rFonts w:ascii="Times New Roman" w:hAnsi="Times New Roman" w:cs="Times New Roman"/>
            <w:noProof/>
          </w:rPr>
          <w:delText>, 2009</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 xml:space="preserve">, </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"_ENREF_24" \o "Hochachka, 2002 #194"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Hochachka &amp;  Somero, 2002</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del>
      <w:commentRangeEnd w:id="117"/>
      <w:r w:rsidR="007B14A2">
        <w:rPr>
          <w:rStyle w:val="CommentReference"/>
        </w:rPr>
        <w:commentReference w:id="117"/>
      </w:r>
      <w:del w:id="118" w:author="Microsoft Office User" w:date="2016-11-07T16:27:00Z">
        <w:r w:rsidR="00467DDE" w:rsidRPr="00A05B8C" w:rsidDel="001471B2">
          <w:rPr>
            <w:rFonts w:ascii="Times New Roman" w:hAnsi="Times New Roman" w:cs="Times New Roman"/>
          </w:rPr>
          <w:delText>.</w:delText>
        </w:r>
      </w:del>
      <w:r w:rsidR="00467DDE" w:rsidRPr="00A05B8C">
        <w:rPr>
          <w:rFonts w:ascii="Times New Roman" w:hAnsi="Times New Roman" w:cs="Times New Roman"/>
        </w:rPr>
        <w:t xml:space="preserve"> </w:t>
      </w:r>
      <w:commentRangeEnd w:id="93"/>
      <w:r w:rsidR="00E538F7">
        <w:rPr>
          <w:rStyle w:val="CommentReference"/>
        </w:rPr>
        <w:commentReference w:id="93"/>
      </w:r>
      <w:r w:rsidR="00467DDE" w:rsidRPr="00A05B8C">
        <w:rPr>
          <w:rFonts w:ascii="Times New Roman" w:hAnsi="Times New Roman" w:cs="Times New Roman"/>
        </w:rPr>
        <w:t xml:space="preserve">In marine invertebrates, which are often neither strict oxy-conformers nor oxy-regulators, measuring </w:t>
      </w:r>
      <m:oMath>
        <m:sSub>
          <m:sSubPr>
            <m:ctrlPr>
              <w:ins w:id="119" w:author="Author">
                <w:rPr>
                  <w:rFonts w:ascii="Cambria Math" w:hAnsi="Cambria Math" w:cs="Times New Roman"/>
                  <w:i/>
                </w:rPr>
              </w:ins>
            </m:ctrlPr>
          </m:sSubPr>
          <m:e>
            <m:r>
              <w:rPr>
                <w:rFonts w:ascii="Cambria Math" w:hAnsi="Cambria Math" w:cs="Times New Roman"/>
              </w:rPr>
              <m:t>C</m:t>
            </m:r>
          </m:e>
          <m:sub>
            <m:sSub>
              <m:sSubPr>
                <m:ctrlPr>
                  <w:ins w:id="120" w:author="Author">
                    <w:rPr>
                      <w:rFonts w:ascii="Cambria Math" w:hAnsi="Cambria Math" w:cs="Times New Roman"/>
                      <w:i/>
                    </w:rPr>
                  </w:ins>
                </m:ctrlPr>
              </m:sSubPr>
              <m:e>
                <m:r>
                  <w:rPr>
                    <w:rFonts w:ascii="Cambria Math" w:hAnsi="Cambria Math" w:cs="Times New Roman"/>
                  </w:rPr>
                  <m:t>C</m:t>
                </m:r>
              </m:e>
              <m:sub>
                <m:sSub>
                  <m:sSubPr>
                    <m:ctrlPr>
                      <w:ins w:id="121"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00467DDE" w:rsidRPr="00A05B8C">
        <w:rPr>
          <w:rFonts w:ascii="Times New Roman" w:hAnsi="Times New Roman" w:cs="Times New Roman"/>
        </w:rPr>
        <w:t xml:space="preserve"> is less straightforward (see Methods), </w:t>
      </w:r>
      <w:ins w:id="122" w:author="Craig White" w:date="2016-11-23T22:43:00Z">
        <w:r w:rsidR="008B6E7A">
          <w:rPr>
            <w:rFonts w:ascii="Times New Roman" w:hAnsi="Times New Roman" w:cs="Times New Roman"/>
          </w:rPr>
          <w:t xml:space="preserve">because </w:t>
        </w:r>
      </w:ins>
      <w:ins w:id="123" w:author="Craig White" w:date="2016-11-23T22:44:00Z">
        <w:r w:rsidR="008B6E7A">
          <w:rPr>
            <w:rFonts w:ascii="Times New Roman" w:hAnsi="Times New Roman" w:cs="Times New Roman"/>
          </w:rPr>
          <w:t>declining oxygen levels can cause substantial reductions in rates of oxygen consumption without necessarily causing increases in anaerobic metabolism (</w:t>
        </w:r>
      </w:ins>
      <w:ins w:id="124" w:author="Craig White" w:date="2016-11-23T22:45:00Z">
        <w:r w:rsidR="00B108C3">
          <w:rPr>
            <w:rFonts w:ascii="Times New Roman" w:hAnsi="Times New Roman" w:cs="Times New Roman"/>
          </w:rPr>
          <w:t xml:space="preserve">e.g. </w:t>
        </w:r>
        <w:commentRangeStart w:id="125"/>
        <w:proofErr w:type="spellStart"/>
        <w:r w:rsidR="00B108C3">
          <w:rPr>
            <w:rFonts w:ascii="Times New Roman" w:hAnsi="Times New Roman" w:cs="Times New Roman"/>
          </w:rPr>
          <w:t>Portner</w:t>
        </w:r>
        <w:proofErr w:type="spellEnd"/>
        <w:r w:rsidR="00B108C3">
          <w:rPr>
            <w:rFonts w:ascii="Times New Roman" w:hAnsi="Times New Roman" w:cs="Times New Roman"/>
          </w:rPr>
          <w:t xml:space="preserve"> et al 1985, </w:t>
        </w:r>
        <w:proofErr w:type="spellStart"/>
        <w:r w:rsidR="00B108C3">
          <w:rPr>
            <w:rFonts w:ascii="Times New Roman" w:hAnsi="Times New Roman" w:cs="Times New Roman"/>
          </w:rPr>
          <w:t>Hardewig</w:t>
        </w:r>
        <w:proofErr w:type="spellEnd"/>
        <w:r w:rsidR="00B108C3">
          <w:rPr>
            <w:rFonts w:ascii="Times New Roman" w:hAnsi="Times New Roman" w:cs="Times New Roman"/>
          </w:rPr>
          <w:t xml:space="preserve"> et al </w:t>
        </w:r>
      </w:ins>
      <w:ins w:id="126" w:author="Craig White" w:date="2016-11-23T22:46:00Z">
        <w:r w:rsidR="00B108C3">
          <w:rPr>
            <w:rFonts w:ascii="Times New Roman" w:hAnsi="Times New Roman" w:cs="Times New Roman"/>
          </w:rPr>
          <w:t>1991</w:t>
        </w:r>
        <w:commentRangeEnd w:id="125"/>
        <w:r w:rsidR="00B108C3">
          <w:rPr>
            <w:rStyle w:val="CommentReference"/>
          </w:rPr>
          <w:commentReference w:id="125"/>
        </w:r>
      </w:ins>
      <w:ins w:id="128" w:author="Craig White" w:date="2016-11-23T22:44:00Z">
        <w:r w:rsidR="008B6E7A">
          <w:rPr>
            <w:rFonts w:ascii="Times New Roman" w:hAnsi="Times New Roman" w:cs="Times New Roman"/>
          </w:rPr>
          <w:t>)</w:t>
        </w:r>
      </w:ins>
      <w:ins w:id="129" w:author="Craig White" w:date="2016-11-23T22:47:00Z">
        <w:r w:rsidR="008C0AB1">
          <w:rPr>
            <w:rFonts w:ascii="Times New Roman" w:hAnsi="Times New Roman" w:cs="Times New Roman"/>
          </w:rPr>
          <w:t xml:space="preserve">. In </w:t>
        </w:r>
      </w:ins>
      <w:proofErr w:type="spellStart"/>
      <w:ins w:id="130" w:author="Craig White" w:date="2016-11-23T22:48:00Z">
        <w:r w:rsidR="008C0AB1">
          <w:rPr>
            <w:rFonts w:ascii="Times New Roman" w:hAnsi="Times New Roman" w:cs="Times New Roman"/>
            <w:i/>
          </w:rPr>
          <w:t>Sipunculus</w:t>
        </w:r>
        <w:proofErr w:type="spellEnd"/>
        <w:r w:rsidR="008C0AB1">
          <w:rPr>
            <w:rFonts w:ascii="Times New Roman" w:hAnsi="Times New Roman" w:cs="Times New Roman"/>
            <w:i/>
          </w:rPr>
          <w:t xml:space="preserve"> </w:t>
        </w:r>
        <w:proofErr w:type="spellStart"/>
        <w:r w:rsidR="008C0AB1">
          <w:rPr>
            <w:rFonts w:ascii="Times New Roman" w:hAnsi="Times New Roman" w:cs="Times New Roman"/>
            <w:i/>
          </w:rPr>
          <w:t>nudus</w:t>
        </w:r>
        <w:proofErr w:type="spellEnd"/>
        <w:r w:rsidR="008C0AB1">
          <w:rPr>
            <w:rFonts w:ascii="Times New Roman" w:hAnsi="Times New Roman" w:cs="Times New Roman"/>
          </w:rPr>
          <w:t xml:space="preserve">, for example, rates of oxygen consumption decline linearly with </w:t>
        </w:r>
      </w:ins>
      <w:ins w:id="131" w:author="Craig White" w:date="2016-11-23T22:49:00Z">
        <w:r w:rsidR="008C0AB1">
          <w:rPr>
            <w:rFonts w:ascii="Times New Roman" w:hAnsi="Times New Roman" w:cs="Times New Roman"/>
          </w:rPr>
          <w:t>ambient oxygen down to an oxygen partial pressure</w:t>
        </w:r>
      </w:ins>
      <w:ins w:id="132" w:author="Craig White" w:date="2016-11-23T22:51:00Z">
        <w:r w:rsidR="008C0AB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w:t>
        </w:r>
      </w:ins>
      <w:ins w:id="133" w:author="Craig White" w:date="2016-11-23T22:49:00Z">
        <w:r w:rsidR="008C0AB1">
          <w:rPr>
            <w:rFonts w:ascii="Times New Roman" w:hAnsi="Times New Roman" w:cs="Times New Roman"/>
          </w:rPr>
          <w:t xml:space="preserve"> of ~</w:t>
        </w:r>
      </w:ins>
      <w:ins w:id="134" w:author="Craig White" w:date="2016-11-23T22:51:00Z">
        <w:r w:rsidR="008C0AB1">
          <w:rPr>
            <w:rFonts w:ascii="Times New Roman" w:hAnsi="Times New Roman" w:cs="Times New Roman"/>
          </w:rPr>
          <w:t>5-10</w:t>
        </w:r>
      </w:ins>
      <w:ins w:id="135" w:author="Craig White" w:date="2016-11-23T22:50:00Z">
        <w:r w:rsidR="008C0AB1">
          <w:rPr>
            <w:rFonts w:ascii="Times New Roman" w:hAnsi="Times New Roman" w:cs="Times New Roman"/>
          </w:rPr>
          <w:t xml:space="preserve"> </w:t>
        </w:r>
        <w:proofErr w:type="spellStart"/>
        <w:r w:rsidR="008C0AB1">
          <w:rPr>
            <w:rFonts w:ascii="Times New Roman" w:hAnsi="Times New Roman" w:cs="Times New Roman"/>
          </w:rPr>
          <w:t>kPa</w:t>
        </w:r>
      </w:ins>
      <w:proofErr w:type="spellEnd"/>
      <w:ins w:id="136" w:author="Craig White" w:date="2016-11-23T22:49:00Z">
        <w:r w:rsidR="008C0AB1">
          <w:rPr>
            <w:rFonts w:ascii="Times New Roman" w:hAnsi="Times New Roman" w:cs="Times New Roman"/>
          </w:rPr>
          <w:t xml:space="preserve">; </w:t>
        </w:r>
      </w:ins>
      <w:ins w:id="137" w:author="Craig White" w:date="2016-11-23T22:52:00Z">
        <w:r w:rsidR="008C0AB1">
          <w:rPr>
            <w:rFonts w:ascii="Times New Roman" w:hAnsi="Times New Roman" w:cs="Times New Roman"/>
          </w:rPr>
          <w:t xml:space="preserve">the rate of oxygen consumption then exhibits an inflection at this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 which is indicative of the commencement of anaerobic metabolism</w:t>
        </w:r>
      </w:ins>
      <w:ins w:id="138" w:author="Craig White" w:date="2016-11-23T22:54:00Z">
        <w:r w:rsidR="008C0AB1">
          <w:rPr>
            <w:rFonts w:ascii="Times New Roman" w:hAnsi="Times New Roman" w:cs="Times New Roman"/>
          </w:rPr>
          <w:t xml:space="preserve"> (</w:t>
        </w:r>
        <w:commentRangeStart w:id="139"/>
        <w:proofErr w:type="spellStart"/>
        <w:r w:rsidR="008C0AB1">
          <w:rPr>
            <w:rFonts w:ascii="Times New Roman" w:hAnsi="Times New Roman" w:cs="Times New Roman"/>
          </w:rPr>
          <w:t>Portner</w:t>
        </w:r>
        <w:proofErr w:type="spellEnd"/>
        <w:r w:rsidR="008C0AB1">
          <w:rPr>
            <w:rFonts w:ascii="Times New Roman" w:hAnsi="Times New Roman" w:cs="Times New Roman"/>
          </w:rPr>
          <w:t xml:space="preserve"> et al 1985, </w:t>
        </w:r>
        <w:proofErr w:type="spellStart"/>
        <w:r w:rsidR="008C0AB1">
          <w:rPr>
            <w:rFonts w:ascii="Times New Roman" w:hAnsi="Times New Roman" w:cs="Times New Roman"/>
          </w:rPr>
          <w:t>Hardewig</w:t>
        </w:r>
        <w:proofErr w:type="spellEnd"/>
        <w:r w:rsidR="008C0AB1">
          <w:rPr>
            <w:rFonts w:ascii="Times New Roman" w:hAnsi="Times New Roman" w:cs="Times New Roman"/>
          </w:rPr>
          <w:t xml:space="preserve"> et al 1991</w:t>
        </w:r>
        <w:commentRangeEnd w:id="139"/>
        <w:r w:rsidR="008C0AB1">
          <w:rPr>
            <w:rStyle w:val="CommentReference"/>
          </w:rPr>
          <w:commentReference w:id="139"/>
        </w:r>
        <w:r w:rsidR="008C0AB1">
          <w:rPr>
            <w:rFonts w:ascii="Times New Roman" w:hAnsi="Times New Roman" w:cs="Times New Roman"/>
          </w:rPr>
          <w:t>)</w:t>
        </w:r>
      </w:ins>
      <w:ins w:id="140" w:author="Craig White" w:date="2016-11-23T22:52:00Z">
        <w:r w:rsidR="008C0AB1">
          <w:rPr>
            <w:rFonts w:ascii="Times New Roman" w:hAnsi="Times New Roman" w:cs="Times New Roman"/>
          </w:rPr>
          <w:t xml:space="preserve">. </w:t>
        </w:r>
      </w:ins>
      <w:ins w:id="141" w:author="Craig White" w:date="2016-11-23T22:53:00Z">
        <w:r w:rsidR="008C0AB1">
          <w:rPr>
            <w:rFonts w:ascii="Times New Roman" w:hAnsi="Times New Roman" w:cs="Times New Roman"/>
          </w:rPr>
          <w:t>Thus, even in the absence of anaerobic metabolism</w:t>
        </w:r>
      </w:ins>
      <w:ins w:id="142" w:author="Craig White" w:date="2016-11-23T22:55:00Z">
        <w:r w:rsidR="008C0AB1">
          <w:rPr>
            <w:rFonts w:ascii="Times New Roman" w:hAnsi="Times New Roman" w:cs="Times New Roman"/>
          </w:rPr>
          <w:t xml:space="preserve"> in these species,</w:t>
        </w:r>
      </w:ins>
      <w:ins w:id="143" w:author="Craig White" w:date="2016-11-23T22:53:00Z">
        <w:r w:rsidR="008C0AB1">
          <w:rPr>
            <w:rFonts w:ascii="Times New Roman" w:hAnsi="Times New Roman" w:cs="Times New Roman"/>
          </w:rPr>
          <w:t xml:space="preserve"> decreasing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 xml:space="preserve"> causes a reduction of aerobic metabolism, and </w:t>
        </w:r>
      </w:ins>
      <w:del w:id="144" w:author="Craig White" w:date="2016-11-23T22:54:00Z">
        <w:r w:rsidR="00467DDE" w:rsidRPr="00A05B8C" w:rsidDel="008C0AB1">
          <w:rPr>
            <w:rFonts w:ascii="Times New Roman" w:hAnsi="Times New Roman" w:cs="Times New Roman"/>
          </w:rPr>
          <w:delText xml:space="preserve">but </w:delText>
        </w:r>
      </w:del>
      <w:r w:rsidR="00467DDE" w:rsidRPr="00A05B8C">
        <w:rPr>
          <w:rFonts w:ascii="Times New Roman" w:hAnsi="Times New Roman" w:cs="Times New Roman"/>
        </w:rPr>
        <w:t xml:space="preserve">the level </w:t>
      </w:r>
      <w:del w:id="145" w:author="Craig White" w:date="2016-11-23T22:54:00Z">
        <w:r w:rsidR="00467DDE" w:rsidRPr="00A05B8C" w:rsidDel="008C0AB1">
          <w:rPr>
            <w:rFonts w:ascii="Times New Roman" w:hAnsi="Times New Roman" w:cs="Times New Roman"/>
          </w:rPr>
          <w:delText xml:space="preserve">at </w:delText>
        </w:r>
      </w:del>
      <w:ins w:id="146" w:author="Craig White" w:date="2016-11-23T22:54:00Z">
        <w:r w:rsidR="008C0AB1">
          <w:rPr>
            <w:rFonts w:ascii="Times New Roman" w:hAnsi="Times New Roman" w:cs="Times New Roman"/>
          </w:rPr>
          <w:t>to</w:t>
        </w:r>
        <w:r w:rsidR="008C0AB1" w:rsidRPr="00A05B8C">
          <w:rPr>
            <w:rFonts w:ascii="Times New Roman" w:hAnsi="Times New Roman" w:cs="Times New Roman"/>
          </w:rPr>
          <w:t xml:space="preserve"> </w:t>
        </w:r>
      </w:ins>
      <w:r w:rsidR="00467DDE" w:rsidRPr="00A05B8C">
        <w:rPr>
          <w:rFonts w:ascii="Times New Roman" w:hAnsi="Times New Roman" w:cs="Times New Roman"/>
        </w:rPr>
        <w:t xml:space="preserve">which metabolic rate declines with decreases in oxygen will estimate the capacity for maintaining </w:t>
      </w:r>
      <w:r w:rsidR="00D636AF" w:rsidRPr="00A05B8C">
        <w:rPr>
          <w:rFonts w:ascii="Times New Roman" w:hAnsi="Times New Roman" w:cs="Times New Roman"/>
        </w:rPr>
        <w:t xml:space="preserve">aerobic </w:t>
      </w:r>
      <w:r w:rsidR="00467DDE" w:rsidRPr="00A05B8C">
        <w:rPr>
          <w:rFonts w:ascii="Times New Roman" w:hAnsi="Times New Roman" w:cs="Times New Roman"/>
        </w:rPr>
        <w:t>biological processes in the face of low oxygen conditions</w:t>
      </w:r>
      <w:commentRangeEnd w:id="90"/>
      <w:r>
        <w:rPr>
          <w:rStyle w:val="CommentReference"/>
        </w:rPr>
        <w:commentReference w:id="90"/>
      </w:r>
      <w:r w:rsidR="00467DDE" w:rsidRPr="00A05B8C">
        <w:rPr>
          <w:rFonts w:ascii="Times New Roman" w:hAnsi="Times New Roman" w:cs="Times New Roman"/>
        </w:rPr>
        <w:t xml:space="preserve">. In terms of R*, species that are able to maintain higher levels of aerobic metabolism under lower oxygen conditions will have a competitive advantage over those that exhibit reduced </w:t>
      </w:r>
      <w:r w:rsidR="00D636AF" w:rsidRPr="00A05B8C">
        <w:rPr>
          <w:rFonts w:ascii="Times New Roman" w:hAnsi="Times New Roman" w:cs="Times New Roman"/>
        </w:rPr>
        <w:t xml:space="preserve">aerobic </w:t>
      </w:r>
      <w:r w:rsidR="00467DDE" w:rsidRPr="00A05B8C">
        <w:rPr>
          <w:rFonts w:ascii="Times New Roman" w:hAnsi="Times New Roman" w:cs="Times New Roman"/>
        </w:rPr>
        <w:t xml:space="preserve">metabolism at relatively higher oxygen conditions. </w:t>
      </w:r>
    </w:p>
    <w:p w14:paraId="4FC17C4C" w14:textId="0A59159A" w:rsidR="00237A8C" w:rsidRDefault="00467DDE" w:rsidP="00977E64">
      <w:pPr>
        <w:spacing w:line="480" w:lineRule="auto"/>
        <w:ind w:firstLine="567"/>
        <w:rPr>
          <w:ins w:id="147" w:author="Microsoft Office User" w:date="2016-11-07T12:24:00Z"/>
          <w:rFonts w:ascii="Times New Roman" w:hAnsi="Times New Roman" w:cs="Times New Roman"/>
        </w:rPr>
      </w:pPr>
      <w:r w:rsidRPr="00A05B8C">
        <w:rPr>
          <w:rFonts w:ascii="Times New Roman" w:hAnsi="Times New Roman" w:cs="Times New Roman"/>
        </w:rPr>
        <w:t xml:space="preserve">Here,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 water flow rates and oxygen availability at small scales across 5 artificial structures that vary from relatively high flow environments (piers) to relatively low </w:t>
      </w:r>
      <w:r w:rsidRPr="00A05B8C">
        <w:rPr>
          <w:rFonts w:ascii="Times New Roman" w:hAnsi="Times New Roman" w:cs="Times New Roman"/>
        </w:rPr>
        <w:lastRenderedPageBreak/>
        <w:t xml:space="preserve">flow environments (marinas). Then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the oxygen tolerances </w:t>
      </w:r>
      <w:proofErr w:type="gramStart"/>
      <w:r w:rsidRPr="00A05B8C">
        <w:rPr>
          <w:rFonts w:ascii="Times New Roman" w:hAnsi="Times New Roman" w:cs="Times New Roman"/>
        </w:rPr>
        <w:t>of a range sessile marine invertebrates</w:t>
      </w:r>
      <w:proofErr w:type="gramEnd"/>
      <w:r w:rsidRPr="00A05B8C">
        <w:rPr>
          <w:rFonts w:ascii="Times New Roman" w:hAnsi="Times New Roman" w:cs="Times New Roman"/>
        </w:rPr>
        <w:t xml:space="preserve"> that grow on artificial structures</w:t>
      </w:r>
      <w:r w:rsidR="00A31754">
        <w:rPr>
          <w:rFonts w:ascii="Times New Roman" w:hAnsi="Times New Roman" w:cs="Times New Roman"/>
        </w:rPr>
        <w:t xml:space="preserve"> </w:t>
      </w:r>
      <w:ins w:id="148" w:author="Microsoft Office User" w:date="2016-11-03T12:15:00Z">
        <w:r w:rsidR="00E16619">
          <w:rPr>
            <w:rFonts w:ascii="Times New Roman" w:hAnsi="Times New Roman" w:cs="Times New Roman"/>
          </w:rPr>
          <w:t xml:space="preserve">that are </w:t>
        </w:r>
        <w:commentRangeStart w:id="149"/>
        <w:r w:rsidR="00E16619" w:rsidRPr="00A05B8C">
          <w:rPr>
            <w:rFonts w:ascii="Times New Roman" w:hAnsi="Times New Roman" w:cs="Times New Roman"/>
          </w:rPr>
          <w:t xml:space="preserve">invasive and native </w:t>
        </w:r>
        <w:r w:rsidR="00E16619">
          <w:rPr>
            <w:rFonts w:ascii="Times New Roman" w:hAnsi="Times New Roman" w:cs="Times New Roman"/>
          </w:rPr>
          <w:t>to Australia</w:t>
        </w:r>
        <w:commentRangeEnd w:id="149"/>
        <w:r w:rsidR="00E16619">
          <w:rPr>
            <w:rStyle w:val="CommentReference"/>
          </w:rPr>
          <w:commentReference w:id="149"/>
        </w:r>
      </w:ins>
      <w:ins w:id="150" w:author="Microsoft Office User" w:date="2016-11-07T12:17:00Z">
        <w:r w:rsidR="00393863">
          <w:rPr>
            <w:rFonts w:ascii="Times New Roman" w:hAnsi="Times New Roman" w:cs="Times New Roman"/>
          </w:rPr>
          <w:t>.</w:t>
        </w:r>
      </w:ins>
      <w:ins w:id="151" w:author="Microsoft Office User" w:date="2016-11-07T11:56:00Z">
        <w:r w:rsidR="00572D33">
          <w:rPr>
            <w:rFonts w:ascii="Times New Roman" w:hAnsi="Times New Roman" w:cs="Times New Roman"/>
          </w:rPr>
          <w:t xml:space="preserve">  </w:t>
        </w:r>
      </w:ins>
    </w:p>
    <w:p w14:paraId="265E9014" w14:textId="7C8DED20" w:rsidR="00467DDE" w:rsidRPr="00A05B8C" w:rsidRDefault="00237A8C" w:rsidP="002F45C4">
      <w:pPr>
        <w:spacing w:line="480" w:lineRule="auto"/>
        <w:rPr>
          <w:rFonts w:ascii="Times New Roman" w:hAnsi="Times New Roman" w:cs="Times New Roman"/>
        </w:rPr>
      </w:pPr>
      <w:commentRangeStart w:id="152"/>
      <w:ins w:id="153" w:author="Microsoft Office User" w:date="2016-11-07T12:24:00Z">
        <w:r>
          <w:rPr>
            <w:rFonts w:ascii="Times New Roman" w:hAnsi="Times New Roman" w:cs="Times New Roman"/>
          </w:rPr>
          <w:t xml:space="preserve">We </w:t>
        </w:r>
        <w:del w:id="154" w:author="Dustin Marshall" w:date="2016-11-16T10:35:00Z">
          <w:r w:rsidDel="00C01BE0">
            <w:rPr>
              <w:rFonts w:ascii="Times New Roman" w:hAnsi="Times New Roman" w:cs="Times New Roman"/>
            </w:rPr>
            <w:delText xml:space="preserve">refer as </w:delText>
          </w:r>
        </w:del>
      </w:ins>
      <w:ins w:id="155" w:author="Dustin Marshall" w:date="2016-11-16T10:35:00Z">
        <w:r w:rsidR="00C01BE0">
          <w:rPr>
            <w:rFonts w:ascii="Times New Roman" w:hAnsi="Times New Roman" w:cs="Times New Roman"/>
          </w:rPr>
          <w:t xml:space="preserve">define </w:t>
        </w:r>
      </w:ins>
      <w:ins w:id="156" w:author="Microsoft Office User" w:date="2016-11-07T12:24:00Z">
        <w:r>
          <w:rPr>
            <w:rFonts w:ascii="Times New Roman" w:hAnsi="Times New Roman" w:cs="Times New Roman"/>
          </w:rPr>
          <w:t xml:space="preserve">invasive species </w:t>
        </w:r>
        <w:r w:rsidRPr="00393863">
          <w:rPr>
            <w:rFonts w:ascii="Times New Roman" w:hAnsi="Times New Roman" w:cs="Times New Roman"/>
          </w:rPr>
          <w:t xml:space="preserve">an introduced, exotic, or </w:t>
        </w:r>
        <w:r w:rsidR="00B622E3">
          <w:rPr>
            <w:rFonts w:ascii="Times New Roman" w:hAnsi="Times New Roman" w:cs="Times New Roman"/>
          </w:rPr>
          <w:t>non-indigenous species inhabiting</w:t>
        </w:r>
        <w:r w:rsidRPr="00572D33">
          <w:rPr>
            <w:rFonts w:ascii="Times New Roman" w:hAnsi="Times New Roman" w:cs="Times New Roman"/>
          </w:rPr>
          <w:t xml:space="preserve"> an area outside of its </w:t>
        </w:r>
        <w:commentRangeStart w:id="157"/>
        <w:r w:rsidRPr="00572D33">
          <w:rPr>
            <w:rFonts w:ascii="Times New Roman" w:hAnsi="Times New Roman" w:cs="Times New Roman"/>
          </w:rPr>
          <w:t>current</w:t>
        </w:r>
      </w:ins>
      <w:commentRangeEnd w:id="157"/>
      <w:r w:rsidR="002651C4">
        <w:rPr>
          <w:rStyle w:val="CommentReference"/>
        </w:rPr>
        <w:commentReference w:id="157"/>
      </w:r>
      <w:ins w:id="158" w:author="Microsoft Office User" w:date="2016-11-07T12:24:00Z">
        <w:r w:rsidRPr="00572D33">
          <w:rPr>
            <w:rFonts w:ascii="Times New Roman" w:hAnsi="Times New Roman" w:cs="Times New Roman"/>
          </w:rPr>
          <w:t xml:space="preserve"> or historical range of distribution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&lt;EndNote&gt;&lt;Cite&gt;&lt;Author&gt;Neill&lt;/Author&gt;&lt;Year&gt;2011&lt;/Year&gt;&lt;RecNum&gt;74&lt;/RecNum&gt;&lt;DisplayText&gt;(Colautti &amp;amp;  MacIsaac, 2004, Neill &amp;amp;  Arim, 2011)&lt;/DisplayText&gt;&lt;record&gt;&lt;rec-number&gt;74&lt;/rec-number&gt;&lt;foreign-keys&gt;&lt;key app="EN" db-id="wasapzp9xa0dr9etatnpvapgpavfsw25at0e" timestamp="1346052060"&gt;74&lt;/key&gt;&lt;/foreign-keys&gt;&lt;ref-type name="Book Section"&gt;5&lt;/ref-type&gt;&lt;contributors&gt;&lt;authors&gt;&lt;author&gt;Neill, P. E.&lt;/author&gt;&lt;author&gt;Arim, M.&lt;/author&gt;&lt;/authors&gt;&lt;secondary-authors&gt;&lt;author&gt;Nriagu, J.O.&lt;/author&gt;&lt;/secondary-authors&gt;&lt;/contributors&gt;&lt;titles&gt;&lt;title&gt;Human heatlh link to invasive species &lt;/title&gt;&lt;secondary-title&gt;Encyclopedia of environmental health &lt;/secondary-title&gt;&lt;/titles&gt;&lt;pages&gt;116-123&lt;/pages&gt;&lt;volume&gt;3&lt;/volume&gt;&lt;dates&gt;&lt;year&gt;2011&lt;/year&gt;&lt;/dates&gt;&lt;pub-location&gt;Burlington&lt;/pub-location&gt;&lt;publisher&gt;Elsevier&lt;/publisher&gt;&lt;urls&gt;&lt;/urls&gt;&lt;/record&gt;&lt;/Cite&gt;&lt;Cite&gt;&lt;Author&gt;Colautti&lt;/Author&gt;&lt;Year&gt;2004&lt;/Year&gt;&lt;RecNum&gt;133&lt;/RecNum&gt;&lt;record&gt;&lt;rec-number&gt;133&lt;/rec-number&gt;&lt;foreign-keys&gt;&lt;key app="EN" db-id="wasapzp9xa0dr9etatnpvapgpavfsw25at0e" timestamp="1369617306"&gt;133&lt;/key&gt;&lt;/foreign-keys&gt;&lt;ref-type name="Journal Article"&gt;17&lt;/ref-type&gt;&lt;contributors&gt;&lt;authors&gt;&lt;author&gt;Colautti, R. I.&lt;/author&gt;&lt;author&gt;MacIsaac, H. J.&lt;/author&gt;&lt;/authors&gt;&lt;/contributors&gt;&lt;titles&gt;&lt;title&gt;A neutral terminology to define &amp;apos;invasive&amp;apos; species&lt;/title&gt;&lt;secondary-title&gt;Diversity and Distributions&lt;/secondary-title&gt;&lt;/titles&gt;&lt;periodical&gt;&lt;full-title&gt;Diversity and Distributions&lt;/full-title&gt;&lt;/periodical&gt;&lt;pages&gt;135-141&lt;/pages&gt;&lt;volume&gt;10&lt;/volume&gt;&lt;number&gt;2&lt;/number&gt;&lt;dates&gt;&lt;year&gt;2004&lt;/year&gt;&lt;pub-dates&gt;&lt;date&gt;Mar&lt;/date&gt;&lt;/pub-dates&gt;&lt;/dates&gt;&lt;isbn&gt;1366-9516&lt;/isbn&gt;&lt;accession-num&gt;WOS:000189201300007&lt;/accession-num&gt;&lt;urls&gt;&lt;related-urls&gt;&lt;url&gt;&amp;lt;Go to ISI&amp;gt;://WOS:000189201300007&lt;/url&gt;&lt;/related-urls&gt;&lt;/urls&gt;&lt;electronic-resource-num&gt;10.1111/j.1366-9516.2004.00061.x&lt;/electronic-resource-num&gt;&lt;/record&gt;&lt;/Cite&gt;&lt;/EndNote&gt;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Colautti &amp;  MacIsaac, 2004</w:t>
        </w:r>
        <w:r>
          <w:rPr>
            <w:rFonts w:ascii="Times New Roman" w:hAnsi="Times New Roman" w:cs="Times New Roman"/>
            <w:noProof/>
          </w:rPr>
          <w:t xml:space="preserve">, </w:t>
        </w:r>
        <w:r w:rsidR="00E36EE8">
          <w:rPr>
            <w:rFonts w:ascii="Times New Roman" w:hAnsi="Times New Roman" w:cs="Times New Roman"/>
            <w:noProof/>
          </w:rPr>
          <w:t>Neill &amp;  Arim, 2011</w:t>
        </w:r>
        <w:r>
          <w:rPr>
            <w:rFonts w:ascii="Times New Roman" w:hAnsi="Times New Roman" w:cs="Times New Roman"/>
            <w:noProof/>
          </w:rPr>
          <w:t>)</w:t>
        </w:r>
        <w:r>
          <w:rPr>
            <w:rFonts w:ascii="Times New Roman" w:hAnsi="Times New Roman" w:cs="Times New Roman"/>
          </w:rPr>
          <w:fldChar w:fldCharType="end"/>
        </w:r>
      </w:ins>
      <w:commentRangeEnd w:id="152"/>
      <w:ins w:id="159" w:author="Microsoft Office User" w:date="2016-11-07T12:25:00Z">
        <w:r w:rsidR="00832FB8">
          <w:rPr>
            <w:rStyle w:val="CommentReference"/>
          </w:rPr>
          <w:commentReference w:id="152"/>
        </w:r>
      </w:ins>
      <w:ins w:id="160" w:author="Craig White" w:date="2016-11-23T22:57:00Z">
        <w:r w:rsidR="002651C4">
          <w:rPr>
            <w:rFonts w:ascii="Times New Roman" w:hAnsi="Times New Roman" w:cs="Times New Roman"/>
          </w:rPr>
          <w:t xml:space="preserve">. In the present study, </w:t>
        </w:r>
      </w:ins>
      <w:ins w:id="161" w:author="Dustin Marshall" w:date="2016-11-16T10:35:00Z">
        <w:del w:id="162" w:author="Craig White" w:date="2016-11-23T22:57:00Z">
          <w:r w:rsidR="00C01BE0" w:rsidDel="002651C4">
            <w:rPr>
              <w:rFonts w:ascii="Times New Roman" w:hAnsi="Times New Roman" w:cs="Times New Roman"/>
            </w:rPr>
            <w:delText xml:space="preserve"> and </w:delText>
          </w:r>
        </w:del>
      </w:ins>
      <w:ins w:id="163" w:author="Dustin Marshall" w:date="2016-11-16T10:38:00Z">
        <w:del w:id="164" w:author="Craig White" w:date="2016-11-23T22:57:00Z">
          <w:r w:rsidR="002F45C4" w:rsidDel="002651C4">
            <w:rPr>
              <w:rFonts w:ascii="Times New Roman" w:hAnsi="Times New Roman" w:cs="Times New Roman"/>
            </w:rPr>
            <w:delText xml:space="preserve">in this study, </w:delText>
          </w:r>
        </w:del>
        <w:r w:rsidR="002F45C4">
          <w:rPr>
            <w:rFonts w:ascii="Times New Roman" w:hAnsi="Times New Roman" w:cs="Times New Roman"/>
          </w:rPr>
          <w:t>all of these invasive</w:t>
        </w:r>
      </w:ins>
      <w:ins w:id="165" w:author="Craig White" w:date="2016-11-23T22:57:00Z">
        <w:r w:rsidR="002651C4">
          <w:rPr>
            <w:rFonts w:ascii="Times New Roman" w:hAnsi="Times New Roman" w:cs="Times New Roman"/>
          </w:rPr>
          <w:t xml:space="preserve"> species</w:t>
        </w:r>
      </w:ins>
      <w:ins w:id="166" w:author="Dustin Marshall" w:date="2016-11-16T10:38:00Z">
        <w:del w:id="167" w:author="Craig White" w:date="2016-11-23T22:57:00Z">
          <w:r w:rsidR="002F45C4" w:rsidDel="002651C4">
            <w:rPr>
              <w:rFonts w:ascii="Times New Roman" w:hAnsi="Times New Roman" w:cs="Times New Roman"/>
            </w:rPr>
            <w:delText>s</w:delText>
          </w:r>
        </w:del>
        <w:r w:rsidR="002F45C4">
          <w:rPr>
            <w:rFonts w:ascii="Times New Roman" w:hAnsi="Times New Roman" w:cs="Times New Roman"/>
          </w:rPr>
          <w:t xml:space="preserve"> are thought to </w:t>
        </w:r>
        <w:del w:id="168" w:author="Craig White" w:date="2016-11-23T22:57:00Z">
          <w:r w:rsidR="002F45C4" w:rsidDel="002651C4">
            <w:rPr>
              <w:rFonts w:ascii="Times New Roman" w:hAnsi="Times New Roman" w:cs="Times New Roman"/>
            </w:rPr>
            <w:delText>be</w:delText>
          </w:r>
        </w:del>
      </w:ins>
      <w:ins w:id="169" w:author="Craig White" w:date="2016-11-23T22:57:00Z">
        <w:r w:rsidR="002651C4">
          <w:rPr>
            <w:rFonts w:ascii="Times New Roman" w:hAnsi="Times New Roman" w:cs="Times New Roman"/>
          </w:rPr>
          <w:t>have originated</w:t>
        </w:r>
      </w:ins>
      <w:ins w:id="170" w:author="Dustin Marshall" w:date="2016-11-16T10:38:00Z">
        <w:r w:rsidR="002F45C4">
          <w:rPr>
            <w:rFonts w:ascii="Times New Roman" w:hAnsi="Times New Roman" w:cs="Times New Roman"/>
          </w:rPr>
          <w:t xml:space="preserve"> from outside of Australia</w:t>
        </w:r>
        <w:del w:id="171" w:author="Craig White" w:date="2016-11-23T22:57:00Z">
          <w:r w:rsidR="002F45C4" w:rsidDel="002651C4">
            <w:rPr>
              <w:rFonts w:ascii="Times New Roman" w:hAnsi="Times New Roman" w:cs="Times New Roman"/>
            </w:rPr>
            <w:delText xml:space="preserve"> originally</w:delText>
          </w:r>
        </w:del>
      </w:ins>
      <w:ins w:id="172" w:author="Microsoft Office User" w:date="2016-11-07T12:25:00Z">
        <w:r>
          <w:rPr>
            <w:rFonts w:ascii="Times New Roman" w:hAnsi="Times New Roman" w:cs="Times New Roman"/>
          </w:rPr>
          <w:t xml:space="preserve">. </w:t>
        </w:r>
      </w:ins>
      <w:r w:rsidR="00467DDE" w:rsidRPr="00A05B8C">
        <w:rPr>
          <w:rFonts w:ascii="Times New Roman" w:hAnsi="Times New Roman" w:cs="Times New Roman"/>
        </w:rPr>
        <w:t>Because growth form strongly affects oxygen tolerance in this group</w:t>
      </w:r>
      <w:r w:rsidR="00B9560B">
        <w:rPr>
          <w:rFonts w:ascii="Times New Roman" w:hAnsi="Times New Roman" w:cs="Times New Roman"/>
        </w:rPr>
        <w:t xml:space="preserve"> </w:t>
      </w:r>
      <w:r w:rsidR="00B9560B"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B9560B" w:rsidRPr="00A05B8C">
        <w:rPr>
          <w:rFonts w:ascii="Times New Roman" w:hAnsi="Times New Roman" w:cs="Times New Roman"/>
        </w:rPr>
        <w:fldChar w:fldCharType="separate"/>
      </w:r>
      <w:r w:rsidR="00B9560B"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B9560B" w:rsidRPr="00A05B8C">
        <w:rPr>
          <w:rFonts w:ascii="Times New Roman" w:hAnsi="Times New Roman" w:cs="Times New Roman"/>
          <w:noProof/>
        </w:rPr>
        <w:t>)</w:t>
      </w:r>
      <w:r w:rsidR="00B9560B" w:rsidRPr="00A05B8C">
        <w:rPr>
          <w:rFonts w:ascii="Times New Roman" w:hAnsi="Times New Roman" w:cs="Times New Roman"/>
        </w:rPr>
        <w:fldChar w:fldCharType="end"/>
      </w:r>
      <w:r w:rsidR="00467DDE" w:rsidRPr="00A05B8C">
        <w:rPr>
          <w:rFonts w:ascii="Times New Roman" w:hAnsi="Times New Roman" w:cs="Times New Roman"/>
        </w:rPr>
        <w:t xml:space="preserve">, </w:t>
      </w:r>
      <w:r w:rsidR="000144B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also measured tolerances across species with erect growth forms and flat growth forms. </w:t>
      </w:r>
      <w:r w:rsidR="00CD6BD4" w:rsidRPr="00A05B8C">
        <w:rPr>
          <w:rFonts w:ascii="Times New Roman" w:hAnsi="Times New Roman" w:cs="Times New Roman"/>
        </w:rPr>
        <w:t>We then</w:t>
      </w:r>
      <w:r w:rsidR="003A0715">
        <w:rPr>
          <w:rFonts w:ascii="Times New Roman" w:hAnsi="Times New Roman" w:cs="Times New Roman"/>
        </w:rPr>
        <w:t xml:space="preserve"> combine</w:t>
      </w:r>
      <w:r w:rsidR="00467DDE" w:rsidRPr="00A05B8C">
        <w:rPr>
          <w:rFonts w:ascii="Times New Roman" w:hAnsi="Times New Roman" w:cs="Times New Roman"/>
        </w:rPr>
        <w:t xml:space="preserve"> field data </w:t>
      </w:r>
      <w:r w:rsidR="00CD6BD4" w:rsidRPr="00A05B8C">
        <w:rPr>
          <w:rFonts w:ascii="Times New Roman" w:hAnsi="Times New Roman" w:cs="Times New Roman"/>
        </w:rPr>
        <w:t xml:space="preserve">on oxygen availability </w:t>
      </w:r>
      <w:r w:rsidR="00467DDE" w:rsidRPr="00A05B8C">
        <w:rPr>
          <w:rFonts w:ascii="Times New Roman" w:hAnsi="Times New Roman" w:cs="Times New Roman"/>
        </w:rPr>
        <w:t xml:space="preserve">and </w:t>
      </w:r>
      <w:r w:rsidR="00CD6BD4" w:rsidRPr="00A05B8C">
        <w:rPr>
          <w:rFonts w:ascii="Times New Roman" w:hAnsi="Times New Roman" w:cs="Times New Roman"/>
        </w:rPr>
        <w:t>laboratory data on</w:t>
      </w:r>
      <w:r w:rsidR="00467DDE" w:rsidRPr="00A05B8C">
        <w:rPr>
          <w:rFonts w:ascii="Times New Roman" w:hAnsi="Times New Roman" w:cs="Times New Roman"/>
        </w:rPr>
        <w:t xml:space="preserve"> oxygen tolerance to estimate the proportion of micro</w:t>
      </w:r>
      <w:r w:rsidR="00FD65C3" w:rsidRPr="00A05B8C">
        <w:rPr>
          <w:rFonts w:ascii="Times New Roman" w:hAnsi="Times New Roman" w:cs="Times New Roman"/>
        </w:rPr>
        <w:t>sites</w:t>
      </w:r>
      <w:r w:rsidR="00467DDE" w:rsidRPr="00A05B8C">
        <w:rPr>
          <w:rFonts w:ascii="Times New Roman" w:hAnsi="Times New Roman" w:cs="Times New Roman"/>
        </w:rPr>
        <w:t xml:space="preserve"> that are physiologically stressful for native versus </w:t>
      </w:r>
      <w:r w:rsidR="00836BC1" w:rsidRPr="00A05B8C">
        <w:rPr>
          <w:rFonts w:ascii="Times New Roman" w:hAnsi="Times New Roman" w:cs="Times New Roman"/>
        </w:rPr>
        <w:t>invasive species</w:t>
      </w:r>
      <w:r w:rsidR="00B36934" w:rsidRPr="00A05B8C">
        <w:rPr>
          <w:rFonts w:ascii="Times New Roman" w:hAnsi="Times New Roman" w:cs="Times New Roman"/>
        </w:rPr>
        <w:t>.</w:t>
      </w:r>
    </w:p>
    <w:p w14:paraId="4B217B29" w14:textId="77777777" w:rsidR="00285049" w:rsidRPr="00A05B8C" w:rsidRDefault="00285049" w:rsidP="00C27738">
      <w:pPr>
        <w:spacing w:line="480" w:lineRule="auto"/>
        <w:rPr>
          <w:rFonts w:ascii="Times New Roman" w:hAnsi="Times New Roman" w:cs="Times New Roman"/>
        </w:rPr>
      </w:pPr>
    </w:p>
    <w:p w14:paraId="6836BCDB" w14:textId="58D3A85B" w:rsidR="001B5471"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Materials and methods</w:t>
      </w:r>
    </w:p>
    <w:p w14:paraId="16F814FF" w14:textId="77777777" w:rsidR="001B5471" w:rsidRPr="00A05B8C" w:rsidRDefault="001B5471" w:rsidP="00C27738">
      <w:pPr>
        <w:spacing w:line="480" w:lineRule="auto"/>
        <w:rPr>
          <w:rFonts w:ascii="Times New Roman" w:hAnsi="Times New Roman" w:cs="Times New Roman"/>
        </w:rPr>
      </w:pPr>
    </w:p>
    <w:p w14:paraId="2C02FF6A" w14:textId="03F8F250" w:rsidR="001B5471" w:rsidRPr="00A05B8C" w:rsidRDefault="001B5471" w:rsidP="00C27738">
      <w:pPr>
        <w:spacing w:line="480" w:lineRule="auto"/>
        <w:rPr>
          <w:rFonts w:ascii="Times New Roman" w:hAnsi="Times New Roman" w:cs="Times New Roman"/>
          <w:i/>
        </w:rPr>
      </w:pPr>
      <w:r w:rsidRPr="00A05B8C">
        <w:rPr>
          <w:rFonts w:ascii="Times New Roman" w:hAnsi="Times New Roman" w:cs="Times New Roman"/>
          <w:i/>
        </w:rPr>
        <w:t xml:space="preserve">Organism collection and </w:t>
      </w:r>
      <w:r w:rsidR="00B86496" w:rsidRPr="00A05B8C">
        <w:rPr>
          <w:rFonts w:ascii="Times New Roman" w:hAnsi="Times New Roman" w:cs="Times New Roman"/>
          <w:i/>
        </w:rPr>
        <w:t>the estimation of tolerance to low oxygen conditions</w:t>
      </w:r>
    </w:p>
    <w:p w14:paraId="432DBC12" w14:textId="6C4A0465" w:rsidR="00E82CD7" w:rsidRPr="00A05B8C" w:rsidRDefault="008F2B28" w:rsidP="00C27738">
      <w:pPr>
        <w:spacing w:line="480" w:lineRule="auto"/>
        <w:rPr>
          <w:rFonts w:ascii="Times New Roman" w:hAnsi="Times New Roman" w:cs="Times New Roman"/>
        </w:rPr>
      </w:pPr>
      <w:r w:rsidRPr="00A05B8C">
        <w:rPr>
          <w:rFonts w:ascii="Times New Roman" w:hAnsi="Times New Roman" w:cs="Times New Roman"/>
        </w:rPr>
        <w:t>When was possible, the o</w:t>
      </w:r>
      <w:r w:rsidR="00E82CD7" w:rsidRPr="00A05B8C">
        <w:rPr>
          <w:rFonts w:ascii="Times New Roman" w:hAnsi="Times New Roman" w:cs="Times New Roman"/>
        </w:rPr>
        <w:t xml:space="preserve">rganism collection was conducted </w:t>
      </w:r>
      <w:r w:rsidRPr="00A05B8C">
        <w:rPr>
          <w:rFonts w:ascii="Times New Roman" w:hAnsi="Times New Roman" w:cs="Times New Roman"/>
        </w:rPr>
        <w:t xml:space="preserve">in the same </w:t>
      </w:r>
      <w:r w:rsidR="00E82CD7" w:rsidRPr="00A05B8C">
        <w:rPr>
          <w:rFonts w:ascii="Times New Roman" w:hAnsi="Times New Roman" w:cs="Times New Roman"/>
        </w:rPr>
        <w:t>sites</w:t>
      </w:r>
      <w:r w:rsidRPr="00A05B8C">
        <w:rPr>
          <w:rFonts w:ascii="Times New Roman" w:hAnsi="Times New Roman" w:cs="Times New Roman"/>
        </w:rPr>
        <w:t xml:space="preserve"> that we measured our field estimates, within</w:t>
      </w:r>
      <w:r w:rsidR="00E82CD7" w:rsidRPr="00A05B8C">
        <w:rPr>
          <w:rFonts w:ascii="Times New Roman" w:hAnsi="Times New Roman" w:cs="Times New Roman"/>
        </w:rPr>
        <w:t xml:space="preserve"> Port Phillip Bay, Victoria Australia</w:t>
      </w:r>
      <w:r w:rsidR="004B73D6">
        <w:rPr>
          <w:rFonts w:ascii="Times New Roman" w:hAnsi="Times New Roman" w:cs="Times New Roman"/>
        </w:rPr>
        <w:t xml:space="preserve"> (see below)</w:t>
      </w:r>
      <w:r w:rsidR="00E82CD7" w:rsidRPr="00A05B8C">
        <w:rPr>
          <w:rFonts w:ascii="Times New Roman" w:hAnsi="Times New Roman" w:cs="Times New Roman"/>
        </w:rPr>
        <w:t xml:space="preserve">. </w:t>
      </w:r>
      <w:r w:rsidRPr="00A05B8C">
        <w:rPr>
          <w:rFonts w:ascii="Times New Roman" w:hAnsi="Times New Roman" w:cs="Times New Roman"/>
        </w:rPr>
        <w:t xml:space="preserve">The </w:t>
      </w:r>
      <w:r w:rsidR="006365A4">
        <w:rPr>
          <w:rFonts w:ascii="Times New Roman" w:hAnsi="Times New Roman" w:cs="Times New Roman"/>
        </w:rPr>
        <w:t xml:space="preserve">animal collection </w:t>
      </w:r>
      <w:r w:rsidRPr="00A05B8C">
        <w:rPr>
          <w:rFonts w:ascii="Times New Roman" w:hAnsi="Times New Roman" w:cs="Times New Roman"/>
        </w:rPr>
        <w:t>sites were</w:t>
      </w:r>
      <w:r w:rsidR="00E82CD7" w:rsidRPr="00A05B8C">
        <w:rPr>
          <w:rFonts w:ascii="Times New Roman" w:hAnsi="Times New Roman" w:cs="Times New Roman"/>
        </w:rPr>
        <w:t xml:space="preserve">: </w:t>
      </w:r>
      <w:proofErr w:type="spellStart"/>
      <w:r w:rsidR="00472ECD" w:rsidRPr="00A05B8C">
        <w:rPr>
          <w:rFonts w:ascii="Times New Roman" w:hAnsi="Times New Roman" w:cs="Times New Roman"/>
        </w:rPr>
        <w:t>Altona</w:t>
      </w:r>
      <w:proofErr w:type="spellEnd"/>
      <w:r w:rsidR="00472ECD" w:rsidRPr="00A05B8C">
        <w:rPr>
          <w:rFonts w:ascii="Times New Roman" w:hAnsi="Times New Roman" w:cs="Times New Roman"/>
        </w:rPr>
        <w:t xml:space="preserve"> Pier (</w:t>
      </w:r>
      <w:r w:rsidR="002C23F5">
        <w:rPr>
          <w:rFonts w:ascii="Times New Roman" w:hAnsi="Times New Roman" w:cs="Times New Roman"/>
        </w:rPr>
        <w:t>37° 52’ 2</w:t>
      </w:r>
      <w:r w:rsidR="00395893">
        <w:rPr>
          <w:rFonts w:ascii="Times New Roman" w:hAnsi="Times New Roman" w:cs="Times New Roman"/>
        </w:rPr>
        <w:t>3</w:t>
      </w:r>
      <w:r w:rsidR="002C23F5">
        <w:rPr>
          <w:rFonts w:ascii="Times New Roman" w:hAnsi="Times New Roman" w:cs="Times New Roman"/>
        </w:rPr>
        <w:t>’’ S; 144° 49’ 49</w:t>
      </w:r>
      <w:r w:rsidR="00472ECD" w:rsidRPr="00A05B8C">
        <w:rPr>
          <w:rFonts w:ascii="Times New Roman" w:hAnsi="Times New Roman" w:cs="Times New Roman"/>
        </w:rPr>
        <w:t>’’ E)</w:t>
      </w:r>
      <w:r w:rsidR="00952118">
        <w:rPr>
          <w:rFonts w:ascii="Times New Roman" w:hAnsi="Times New Roman" w:cs="Times New Roman"/>
        </w:rPr>
        <w:t>,</w:t>
      </w:r>
      <w:r w:rsidR="00395893">
        <w:rPr>
          <w:rFonts w:ascii="Times New Roman" w:hAnsi="Times New Roman" w:cs="Times New Roman"/>
        </w:rPr>
        <w:t xml:space="preserve"> </w:t>
      </w:r>
      <w:proofErr w:type="spellStart"/>
      <w:r w:rsidR="00E82CD7" w:rsidRPr="00A05B8C">
        <w:rPr>
          <w:rFonts w:ascii="Times New Roman" w:hAnsi="Times New Roman" w:cs="Times New Roman"/>
        </w:rPr>
        <w:t>Blairgowrie</w:t>
      </w:r>
      <w:proofErr w:type="spellEnd"/>
      <w:r w:rsidR="00E82CD7" w:rsidRPr="00A05B8C">
        <w:rPr>
          <w:rFonts w:ascii="Times New Roman" w:hAnsi="Times New Roman" w:cs="Times New Roman"/>
        </w:rPr>
        <w:t xml:space="preserve"> Yacht Squadron (</w:t>
      </w:r>
      <w:r w:rsidR="00395893">
        <w:rPr>
          <w:rFonts w:ascii="Times New Roman" w:hAnsi="Times New Roman" w:cs="Times New Roman"/>
        </w:rPr>
        <w:t>38° 21’ 23</w:t>
      </w:r>
      <w:r w:rsidR="00395893" w:rsidRPr="00A05B8C">
        <w:rPr>
          <w:rFonts w:ascii="Times New Roman" w:hAnsi="Times New Roman" w:cs="Times New Roman"/>
        </w:rPr>
        <w:t>” S; 144° 46’ 2</w:t>
      </w:r>
      <w:r w:rsidR="009023F6">
        <w:rPr>
          <w:rFonts w:ascii="Times New Roman" w:hAnsi="Times New Roman" w:cs="Times New Roman"/>
        </w:rPr>
        <w:t>2</w:t>
      </w:r>
      <w:r w:rsidR="00395893" w:rsidRPr="00A05B8C">
        <w:rPr>
          <w:rFonts w:ascii="Times New Roman" w:hAnsi="Times New Roman" w:cs="Times New Roman"/>
        </w:rPr>
        <w:t>” E</w:t>
      </w:r>
      <w:r w:rsidR="00E82CD7" w:rsidRPr="00A05B8C">
        <w:rPr>
          <w:rFonts w:ascii="Times New Roman" w:hAnsi="Times New Roman" w:cs="Times New Roman"/>
        </w:rPr>
        <w:t xml:space="preserve">), </w:t>
      </w:r>
      <w:proofErr w:type="spellStart"/>
      <w:r w:rsidR="007E6EAA" w:rsidRPr="00395893">
        <w:rPr>
          <w:rFonts w:ascii="Times New Roman" w:hAnsi="Times New Roman" w:cs="Times New Roman"/>
        </w:rPr>
        <w:t>Portarlington</w:t>
      </w:r>
      <w:proofErr w:type="spellEnd"/>
      <w:r w:rsidR="007E6EAA" w:rsidRPr="00395893">
        <w:rPr>
          <w:rFonts w:ascii="Times New Roman" w:hAnsi="Times New Roman" w:cs="Times New Roman"/>
        </w:rPr>
        <w:t xml:space="preserve"> pier </w:t>
      </w:r>
      <w:r w:rsidR="00472ECD" w:rsidRPr="00395893">
        <w:rPr>
          <w:rFonts w:ascii="Times New Roman" w:hAnsi="Times New Roman" w:cs="Times New Roman"/>
        </w:rPr>
        <w:t>(</w:t>
      </w:r>
      <w:r w:rsidR="00395893" w:rsidRPr="00395893">
        <w:rPr>
          <w:rFonts w:ascii="Times New Roman" w:hAnsi="Times New Roman" w:cs="Times New Roman"/>
        </w:rPr>
        <w:t>38° 6’ 40</w:t>
      </w:r>
      <w:r w:rsidR="00E30613" w:rsidRPr="00395893">
        <w:rPr>
          <w:rFonts w:ascii="Times New Roman" w:hAnsi="Times New Roman" w:cs="Times New Roman"/>
        </w:rPr>
        <w:t xml:space="preserve">” S; 144° 39’ </w:t>
      </w:r>
      <w:r w:rsidR="00395893" w:rsidRPr="00395893">
        <w:rPr>
          <w:rFonts w:ascii="Times New Roman" w:hAnsi="Times New Roman" w:cs="Times New Roman"/>
        </w:rPr>
        <w:t>9</w:t>
      </w:r>
      <w:r w:rsidR="00E30613" w:rsidRPr="00395893">
        <w:rPr>
          <w:rFonts w:ascii="Times New Roman" w:hAnsi="Times New Roman" w:cs="Times New Roman"/>
        </w:rPr>
        <w:t>” E</w:t>
      </w:r>
      <w:r w:rsidR="00472ECD" w:rsidRPr="00395893">
        <w:rPr>
          <w:rFonts w:ascii="Times New Roman" w:hAnsi="Times New Roman" w:cs="Times New Roman"/>
        </w:rPr>
        <w:t>)</w:t>
      </w:r>
      <w:r w:rsidR="007E6EAA" w:rsidRPr="00395893">
        <w:rPr>
          <w:rFonts w:ascii="Times New Roman" w:hAnsi="Times New Roman" w:cs="Times New Roman"/>
        </w:rPr>
        <w:t>.</w:t>
      </w:r>
      <w:r w:rsidR="007E6EAA" w:rsidRPr="00A05B8C">
        <w:rPr>
          <w:rFonts w:ascii="Times New Roman" w:hAnsi="Times New Roman" w:cs="Times New Roman"/>
        </w:rPr>
        <w:t xml:space="preserve"> </w:t>
      </w:r>
      <w:r w:rsidR="00E82CD7" w:rsidRPr="00A05B8C">
        <w:rPr>
          <w:rFonts w:ascii="Times New Roman" w:hAnsi="Times New Roman" w:cs="Times New Roman"/>
        </w:rPr>
        <w:t>Royal Brighton Yacht Club (</w:t>
      </w:r>
      <w:r w:rsidR="009023F6" w:rsidRPr="00A05B8C">
        <w:rPr>
          <w:rFonts w:ascii="Times New Roman" w:hAnsi="Times New Roman" w:cs="Times New Roman"/>
        </w:rPr>
        <w:t>37° 54’2</w:t>
      </w:r>
      <w:r w:rsidR="009023F6">
        <w:rPr>
          <w:rFonts w:ascii="Times New Roman" w:hAnsi="Times New Roman" w:cs="Times New Roman"/>
        </w:rPr>
        <w:t>3</w:t>
      </w:r>
      <w:r w:rsidR="009023F6" w:rsidRPr="00A05B8C">
        <w:rPr>
          <w:rFonts w:ascii="Times New Roman" w:hAnsi="Times New Roman" w:cs="Times New Roman"/>
        </w:rPr>
        <w:t>” S; 144° 58’ 5</w:t>
      </w:r>
      <w:r w:rsidR="009023F6">
        <w:rPr>
          <w:rFonts w:ascii="Times New Roman" w:hAnsi="Times New Roman" w:cs="Times New Roman"/>
        </w:rPr>
        <w:t>3” E</w:t>
      </w:r>
      <w:r w:rsidR="00E82CD7" w:rsidRPr="00A05B8C">
        <w:rPr>
          <w:rFonts w:ascii="Times New Roman" w:hAnsi="Times New Roman" w:cs="Times New Roman"/>
        </w:rPr>
        <w:t>), Royal Melbourne Yacht Squadron (St Kilda) (</w:t>
      </w:r>
      <w:r w:rsidR="009023F6">
        <w:rPr>
          <w:rFonts w:ascii="Times New Roman" w:hAnsi="Times New Roman" w:cs="Times New Roman"/>
        </w:rPr>
        <w:t>31° 51’ 45</w:t>
      </w:r>
      <w:r w:rsidR="009023F6" w:rsidRPr="00A05B8C">
        <w:rPr>
          <w:rFonts w:ascii="Times New Roman" w:hAnsi="Times New Roman" w:cs="Times New Roman"/>
        </w:rPr>
        <w:t>” S</w:t>
      </w:r>
      <w:r w:rsidR="009023F6">
        <w:rPr>
          <w:rFonts w:ascii="Times New Roman" w:hAnsi="Times New Roman" w:cs="Times New Roman"/>
        </w:rPr>
        <w:t>; 144° 57’ 51</w:t>
      </w:r>
      <w:r w:rsidR="009023F6" w:rsidRPr="00A05B8C">
        <w:rPr>
          <w:rFonts w:ascii="Times New Roman" w:hAnsi="Times New Roman" w:cs="Times New Roman"/>
        </w:rPr>
        <w:t>” E</w:t>
      </w:r>
      <w:r w:rsidR="00E82CD7" w:rsidRPr="00A05B8C">
        <w:rPr>
          <w:rFonts w:ascii="Times New Roman" w:hAnsi="Times New Roman" w:cs="Times New Roman"/>
        </w:rPr>
        <w:t>)</w:t>
      </w:r>
      <w:r w:rsidRPr="00A05B8C">
        <w:rPr>
          <w:rFonts w:ascii="Times New Roman" w:hAnsi="Times New Roman" w:cs="Times New Roman"/>
        </w:rPr>
        <w:t>.</w:t>
      </w:r>
      <w:r w:rsidR="00E82CD7" w:rsidRPr="00A05B8C">
        <w:rPr>
          <w:rFonts w:ascii="Times New Roman" w:hAnsi="Times New Roman" w:cs="Times New Roman"/>
        </w:rPr>
        <w:t xml:space="preserve"> </w:t>
      </w:r>
    </w:p>
    <w:p w14:paraId="36A0C1DF" w14:textId="67E1D238" w:rsidR="00395EEB" w:rsidRPr="00A05B8C" w:rsidRDefault="00395EEB" w:rsidP="00C01BE0">
      <w:pPr>
        <w:spacing w:line="480" w:lineRule="auto"/>
        <w:ind w:firstLine="567"/>
        <w:rPr>
          <w:rFonts w:ascii="Times New Roman" w:hAnsi="Times New Roman" w:cs="Times New Roman"/>
        </w:rPr>
      </w:pPr>
      <w:r w:rsidRPr="00A05B8C">
        <w:rPr>
          <w:rFonts w:ascii="Times New Roman" w:hAnsi="Times New Roman" w:cs="Times New Roman"/>
        </w:rPr>
        <w:t>We collected specimens of larger species (e.g. solitary ascidians</w:t>
      </w:r>
      <w:r w:rsidR="00836BC1" w:rsidRPr="00A05B8C">
        <w:rPr>
          <w:rFonts w:ascii="Times New Roman" w:hAnsi="Times New Roman" w:cs="Times New Roman"/>
        </w:rPr>
        <w:t xml:space="preserve">, </w:t>
      </w:r>
      <w:proofErr w:type="spellStart"/>
      <w:r w:rsidR="00836BC1" w:rsidRPr="00A05B8C">
        <w:rPr>
          <w:rFonts w:ascii="Times New Roman" w:hAnsi="Times New Roman" w:cs="Times New Roman"/>
        </w:rPr>
        <w:t>arborescent</w:t>
      </w:r>
      <w:proofErr w:type="spellEnd"/>
      <w:r w:rsidR="00836BC1" w:rsidRPr="00A05B8C">
        <w:rPr>
          <w:rFonts w:ascii="Times New Roman" w:hAnsi="Times New Roman" w:cs="Times New Roman"/>
        </w:rPr>
        <w:t xml:space="preserve"> bryozoans</w:t>
      </w:r>
      <w:r w:rsidRPr="00A05B8C">
        <w:rPr>
          <w:rFonts w:ascii="Times New Roman" w:hAnsi="Times New Roman" w:cs="Times New Roman"/>
        </w:rPr>
        <w:t>) by peeling adults from the floating pontoons. Smaller species (e.g. </w:t>
      </w:r>
      <w:r w:rsidR="00836BC1" w:rsidRPr="00A05B8C">
        <w:rPr>
          <w:rFonts w:ascii="Times New Roman" w:hAnsi="Times New Roman" w:cs="Times New Roman"/>
        </w:rPr>
        <w:t xml:space="preserve">flat </w:t>
      </w:r>
      <w:r w:rsidRPr="00A05B8C">
        <w:rPr>
          <w:rFonts w:ascii="Times New Roman" w:hAnsi="Times New Roman" w:cs="Times New Roman"/>
        </w:rPr>
        <w:t xml:space="preserve">bryozoans and colonial ascidians) were collected from pre-roughened acetate sheets that had been deployed at field sites according to standard methods </w:t>
      </w:r>
      <w:r w:rsidR="00A87FBC"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&lt;EndNote&gt;&lt;Cite&gt;&lt;Author&gt;Hart&lt;/Author&gt;&lt;Year&gt;2009&lt;/Year&gt;&lt;RecNum&gt;389&lt;/RecNum&gt;&lt;DisplayText&gt;(Hart &amp;amp;  Marshall, 2009)&lt;/DisplayText&gt;&lt;record&gt;&lt;rec-number&gt;389&lt;/rec-number&gt;&lt;foreign-keys&gt;&lt;key app="EN" db-id="wasapzp9xa0dr9etatnpvapgpavfsw25at0e" timestamp="1452662099"&gt;389&lt;/key&gt;&lt;/foreign-keys&gt;&lt;ref-type name="Journal Article"&gt;17&lt;/ref-type&gt;&lt;contributors&gt;&lt;authors&gt;&lt;author&gt;Hart, Simon P.&lt;/author&gt;&lt;author&gt;Marshall, Dustin J.&lt;/author&gt;&lt;/authors&gt;&lt;/contributors&gt;&lt;titles&gt;&lt;title&gt;Spatial arrangement affects population dynamics and competition independent of community composition&lt;/title&gt;&lt;secondary-title&gt;Ecology&lt;/secondary-title&gt;&lt;/titles&gt;&lt;periodical&gt;&lt;full-title&gt;Ecology&lt;/full-title&gt;&lt;abbr-1&gt;Ecology&lt;/abbr-1&gt;&lt;/periodical&gt;&lt;pages&gt;1485-1491&lt;/pages&gt;&lt;volume&gt;90&lt;/volume&gt;&lt;number&gt;6&lt;/number&gt;&lt;dates&gt;&lt;year&gt;2009&lt;/year&gt;&lt;pub-dates&gt;&lt;date&gt;Jun&lt;/date&gt;&lt;/pub-dates&gt;&lt;/dates&gt;&lt;isbn&gt;0012-9658&lt;/isbn&gt;&lt;accession-num&gt;WOS:000266662500009&lt;/accession-num&gt;&lt;urls&gt;&lt;related-urls&gt;&lt;url&gt;&amp;lt;Go to ISI&amp;gt;://WOS:000266662500009&lt;/url&gt;&lt;/related-urls&gt;&lt;/urls&gt;&lt;electronic-resource-num&gt;10.1890/08-1813.1&lt;/electronic-resource-num&gt;&lt;/record&gt;&lt;/Cite&gt;&lt;/EndNote&gt;</w:instrText>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Hart &amp;  Marshall, 2009</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for two years prior to the experiment. The species used in these studies were classified according to their </w:t>
      </w:r>
      <w:ins w:id="173" w:author="Dustin Marshall" w:date="2016-11-16T10:24:00Z">
        <w:r w:rsidR="001F0FDF">
          <w:rPr>
            <w:rFonts w:ascii="Times New Roman" w:hAnsi="Times New Roman" w:cs="Times New Roman"/>
          </w:rPr>
          <w:lastRenderedPageBreak/>
          <w:t xml:space="preserve">invasion </w:t>
        </w:r>
      </w:ins>
      <w:r w:rsidRPr="00A05B8C">
        <w:rPr>
          <w:rFonts w:ascii="Times New Roman" w:hAnsi="Times New Roman" w:cs="Times New Roman"/>
        </w:rPr>
        <w:t>status (i.e. </w:t>
      </w:r>
      <w:commentRangeStart w:id="174"/>
      <w:r w:rsidRPr="00A05B8C">
        <w:rPr>
          <w:rFonts w:ascii="Times New Roman" w:hAnsi="Times New Roman" w:cs="Times New Roman"/>
        </w:rPr>
        <w:t>native or invasive to Australia</w:t>
      </w:r>
      <w:commentRangeEnd w:id="174"/>
      <w:r w:rsidR="00E16619">
        <w:rPr>
          <w:rStyle w:val="CommentReference"/>
        </w:rPr>
        <w:commentReference w:id="174"/>
      </w:r>
      <w:r w:rsidR="00823243">
        <w:rPr>
          <w:rFonts w:ascii="Times New Roman" w:hAnsi="Times New Roman" w:cs="Times New Roman"/>
        </w:rPr>
        <w:t>; Table 1</w:t>
      </w:r>
      <w:r w:rsidRPr="00A05B8C">
        <w:rPr>
          <w:rFonts w:ascii="Times New Roman" w:hAnsi="Times New Roman" w:cs="Times New Roman"/>
        </w:rPr>
        <w:t xml:space="preserve">) and their growth form (i.e. erect or flat; Table 1). </w:t>
      </w:r>
      <w:ins w:id="175" w:author="Dustin Marshall" w:date="2016-11-16T10:25:00Z">
        <w:r w:rsidR="001F0FDF">
          <w:rPr>
            <w:rFonts w:ascii="Times New Roman" w:hAnsi="Times New Roman" w:cs="Times New Roman"/>
          </w:rPr>
          <w:t xml:space="preserve">We classed species as native or invasive based on </w:t>
        </w:r>
        <w:r w:rsidR="00C01BE0">
          <w:rPr>
            <w:rFonts w:ascii="Times New Roman" w:hAnsi="Times New Roman" w:cs="Times New Roman"/>
          </w:rPr>
          <w:t>classifications by the Austr</w:t>
        </w:r>
        <w:r w:rsidR="001F0FDF">
          <w:rPr>
            <w:rFonts w:ascii="Times New Roman" w:hAnsi="Times New Roman" w:cs="Times New Roman"/>
          </w:rPr>
          <w:t xml:space="preserve">alian government </w:t>
        </w:r>
      </w:ins>
      <w:ins w:id="176" w:author="Dustin Marshall" w:date="2016-11-16T10:29:00Z">
        <w:r w:rsidR="00C01BE0">
          <w:rPr>
            <w:rFonts w:ascii="Times New Roman" w:hAnsi="Times New Roman" w:cs="Times New Roman"/>
          </w:rPr>
          <w:t>(</w:t>
        </w:r>
        <w:r w:rsidR="00C01BE0">
          <w:rPr>
            <w:rFonts w:ascii="Times New Roman" w:hAnsi="Times New Roman" w:cs="Times New Roman"/>
          </w:rPr>
          <w:fldChar w:fldCharType="begin"/>
        </w:r>
        <w:r w:rsidR="00C01BE0">
          <w:rPr>
            <w:rFonts w:ascii="Times New Roman" w:hAnsi="Times New Roman" w:cs="Times New Roman"/>
          </w:rPr>
          <w:instrText xml:space="preserve"> HYPERLINK "http://www.environment.gov.au" </w:instrText>
        </w:r>
        <w:r w:rsidR="00C01BE0">
          <w:rPr>
            <w:rFonts w:ascii="Times New Roman" w:hAnsi="Times New Roman" w:cs="Times New Roman"/>
          </w:rPr>
          <w:fldChar w:fldCharType="separate"/>
        </w:r>
        <w:r w:rsidR="00C01BE0" w:rsidRPr="00827CF6">
          <w:rPr>
            <w:rStyle w:val="Hyperlink"/>
            <w:rFonts w:ascii="Times New Roman" w:hAnsi="Times New Roman" w:cs="Times New Roman"/>
          </w:rPr>
          <w:t>www.environment.gov.au</w:t>
        </w:r>
        <w:r w:rsidR="00C01BE0">
          <w:rPr>
            <w:rFonts w:ascii="Times New Roman" w:hAnsi="Times New Roman" w:cs="Times New Roman"/>
          </w:rPr>
          <w:fldChar w:fldCharType="end"/>
        </w:r>
        <w:r w:rsidR="00C01BE0">
          <w:rPr>
            <w:rFonts w:ascii="Times New Roman" w:hAnsi="Times New Roman" w:cs="Times New Roman"/>
          </w:rPr>
          <w:t xml:space="preserve">) </w:t>
        </w:r>
      </w:ins>
      <w:ins w:id="177" w:author="Dustin Marshall" w:date="2016-11-16T10:25:00Z">
        <w:r w:rsidR="001F0FDF">
          <w:rPr>
            <w:rFonts w:ascii="Times New Roman" w:hAnsi="Times New Roman" w:cs="Times New Roman"/>
          </w:rPr>
          <w:t xml:space="preserve">and </w:t>
        </w:r>
      </w:ins>
      <w:ins w:id="178" w:author="Dustin Marshall" w:date="2016-11-16T10:28:00Z">
        <w:r w:rsidR="00C01BE0">
          <w:rPr>
            <w:rFonts w:ascii="Times New Roman" w:hAnsi="Times New Roman" w:cs="Times New Roman"/>
          </w:rPr>
          <w:t xml:space="preserve">Australian museum records. Based on these criteria, the species </w:t>
        </w:r>
      </w:ins>
      <w:ins w:id="179" w:author="Dustin Marshall" w:date="2016-11-16T10:31:00Z">
        <w:r w:rsidR="00C01BE0">
          <w:rPr>
            <w:rFonts w:ascii="Times New Roman" w:hAnsi="Times New Roman" w:cs="Times New Roman"/>
          </w:rPr>
          <w:t xml:space="preserve">classed as invasive are unlikely to have </w:t>
        </w:r>
      </w:ins>
      <w:ins w:id="180" w:author="Dustin Marshall" w:date="2016-11-16T10:28:00Z">
        <w:r w:rsidR="00C01BE0">
          <w:rPr>
            <w:rFonts w:ascii="Times New Roman" w:hAnsi="Times New Roman" w:cs="Times New Roman"/>
          </w:rPr>
          <w:t>been anywhere in Australia before being transported by boats</w:t>
        </w:r>
      </w:ins>
      <w:ins w:id="181" w:author="Dustin Marshall" w:date="2016-11-16T10:30:00Z">
        <w:r w:rsidR="00C01BE0">
          <w:rPr>
            <w:rFonts w:ascii="Times New Roman" w:hAnsi="Times New Roman" w:cs="Times New Roman"/>
          </w:rPr>
          <w:t xml:space="preserve"> </w:t>
        </w:r>
      </w:ins>
      <w:ins w:id="182" w:author="Dustin Marshall" w:date="2016-11-16T10:31:00Z">
        <w:r w:rsidR="00C01BE0">
          <w:rPr>
            <w:rFonts w:ascii="Times New Roman" w:hAnsi="Times New Roman" w:cs="Times New Roman"/>
          </w:rPr>
          <w:t>sometime in the last 200 years. T</w:t>
        </w:r>
      </w:ins>
      <w:ins w:id="183" w:author="Dustin Marshall" w:date="2016-11-16T10:30:00Z">
        <w:r w:rsidR="00C01BE0">
          <w:rPr>
            <w:rFonts w:ascii="Times New Roman" w:hAnsi="Times New Roman" w:cs="Times New Roman"/>
          </w:rPr>
          <w:t xml:space="preserve">hus the invasive species </w:t>
        </w:r>
      </w:ins>
      <w:ins w:id="184" w:author="Dustin Marshall" w:date="2016-11-16T10:31:00Z">
        <w:r w:rsidR="00C01BE0">
          <w:rPr>
            <w:rFonts w:ascii="Times New Roman" w:hAnsi="Times New Roman" w:cs="Times New Roman"/>
          </w:rPr>
          <w:t xml:space="preserve">as defined here </w:t>
        </w:r>
      </w:ins>
      <w:ins w:id="185" w:author="Dustin Marshall" w:date="2016-11-16T10:30:00Z">
        <w:r w:rsidR="00C01BE0">
          <w:rPr>
            <w:rFonts w:ascii="Times New Roman" w:hAnsi="Times New Roman" w:cs="Times New Roman"/>
          </w:rPr>
          <w:t xml:space="preserve">are not a redistribution of endemic </w:t>
        </w:r>
        <w:del w:id="186" w:author="Craig White" w:date="2016-11-23T22:58:00Z">
          <w:r w:rsidR="00C01BE0" w:rsidDel="002651C4">
            <w:rPr>
              <w:rFonts w:ascii="Times New Roman" w:hAnsi="Times New Roman" w:cs="Times New Roman"/>
            </w:rPr>
            <w:delText>communites</w:delText>
          </w:r>
        </w:del>
      </w:ins>
      <w:ins w:id="187" w:author="Craig White" w:date="2016-11-23T22:58:00Z">
        <w:r w:rsidR="002651C4">
          <w:rPr>
            <w:rFonts w:ascii="Times New Roman" w:hAnsi="Times New Roman" w:cs="Times New Roman"/>
          </w:rPr>
          <w:t>communities</w:t>
        </w:r>
      </w:ins>
      <w:ins w:id="188" w:author="Dustin Marshall" w:date="2016-11-16T10:30:00Z">
        <w:r w:rsidR="00C01BE0">
          <w:rPr>
            <w:rFonts w:ascii="Times New Roman" w:hAnsi="Times New Roman" w:cs="Times New Roman"/>
          </w:rPr>
          <w:t xml:space="preserve"> from elsewhere in Australia.</w:t>
        </w:r>
      </w:ins>
      <w:ins w:id="189" w:author="Dustin Marshall" w:date="2016-11-16T10:28:00Z">
        <w:r w:rsidR="00C01BE0">
          <w:rPr>
            <w:rFonts w:ascii="Times New Roman" w:hAnsi="Times New Roman" w:cs="Times New Roman"/>
          </w:rPr>
          <w:t xml:space="preserve">  </w:t>
        </w:r>
      </w:ins>
      <w:r w:rsidRPr="00A05B8C">
        <w:rPr>
          <w:rFonts w:ascii="Times New Roman" w:hAnsi="Times New Roman" w:cs="Times New Roman"/>
        </w:rPr>
        <w:t xml:space="preserve">All of the species came from the same study sites so as to prevent confounding site of origin effects. The organisms were transported to the lab in insulated aquaria with aerated seawater and acclimatized to laboratory conditions for 2 days in the dark at 19 ˚C. </w:t>
      </w:r>
    </w:p>
    <w:p w14:paraId="503A6AD7" w14:textId="1C428205" w:rsidR="00395EEB" w:rsidRPr="00A05B8C" w:rsidRDefault="00395EEB" w:rsidP="00222CD6">
      <w:pPr>
        <w:spacing w:line="480" w:lineRule="auto"/>
        <w:rPr>
          <w:rFonts w:ascii="Times New Roman" w:hAnsi="Times New Roman" w:cs="Times New Roman"/>
        </w:rPr>
      </w:pPr>
      <w:r w:rsidRPr="00A05B8C">
        <w:rPr>
          <w:rFonts w:ascii="Times New Roman" w:hAnsi="Times New Roman" w:cs="Times New Roman"/>
        </w:rPr>
        <w:t xml:space="preserve">We measured oxygen consumption using two different closed </w:t>
      </w:r>
      <w:proofErr w:type="spellStart"/>
      <w:r w:rsidRPr="00A05B8C">
        <w:rPr>
          <w:rFonts w:ascii="Times New Roman" w:hAnsi="Times New Roman" w:cs="Times New Roman"/>
        </w:rPr>
        <w:t>respirometry</w:t>
      </w:r>
      <w:proofErr w:type="spellEnd"/>
      <w:r w:rsidRPr="00A05B8C">
        <w:rPr>
          <w:rFonts w:ascii="Times New Roman" w:hAnsi="Times New Roman" w:cs="Times New Roman"/>
        </w:rPr>
        <w:t xml:space="preserve"> systems, depending on the size of the study organism</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Larger organisms were measured using hermetic 1.8 L chambers with circulating water connected to a 4-channel </w:t>
      </w:r>
      <w:proofErr w:type="spellStart"/>
      <w:r w:rsidRPr="00A05B8C">
        <w:rPr>
          <w:rFonts w:ascii="Times New Roman" w:hAnsi="Times New Roman" w:cs="Times New Roman"/>
        </w:rPr>
        <w:t>Firesting</w:t>
      </w:r>
      <w:proofErr w:type="spellEnd"/>
      <w:r w:rsidRPr="00A05B8C">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fiber optic oxygen meter (Pyro Sciences, Aachen-Germany). Smaller organisms were cut from acetate sheets and placed in 25 m</w:t>
      </w:r>
      <w:r w:rsidR="00776230">
        <w:rPr>
          <w:rFonts w:ascii="Times New Roman" w:hAnsi="Times New Roman" w:cs="Times New Roman"/>
        </w:rPr>
        <w:t>l</w:t>
      </w:r>
      <w:r w:rsidRPr="00A05B8C">
        <w:rPr>
          <w:rFonts w:ascii="Times New Roman" w:hAnsi="Times New Roman" w:cs="Times New Roman"/>
        </w:rPr>
        <w:t xml:space="preserve"> vials mounted on a 24-channel sensor dish reader (</w:t>
      </w:r>
      <w:commentRangeStart w:id="190"/>
      <w:r w:rsidRPr="00A05B8C">
        <w:rPr>
          <w:rFonts w:ascii="Times New Roman" w:hAnsi="Times New Roman" w:cs="Times New Roman"/>
        </w:rPr>
        <w:t xml:space="preserve">Sensor Dish Reader SDR, </w:t>
      </w:r>
      <w:proofErr w:type="spellStart"/>
      <w:r w:rsidRPr="00A05B8C">
        <w:rPr>
          <w:rFonts w:ascii="Times New Roman" w:hAnsi="Times New Roman" w:cs="Times New Roman"/>
        </w:rPr>
        <w:t>PreSens</w:t>
      </w:r>
      <w:proofErr w:type="spellEnd"/>
      <w:r w:rsidRPr="00A05B8C">
        <w:rPr>
          <w:rFonts w:ascii="Times New Roman" w:hAnsi="Times New Roman" w:cs="Times New Roman"/>
        </w:rPr>
        <w:t xml:space="preserve">, </w:t>
      </w:r>
      <w:r w:rsidR="008D46CD">
        <w:rPr>
          <w:rFonts w:ascii="Times New Roman" w:hAnsi="Times New Roman" w:cs="Times New Roman"/>
        </w:rPr>
        <w:t>Reg</w:t>
      </w:r>
      <w:r w:rsidRPr="00A05B8C">
        <w:rPr>
          <w:rFonts w:ascii="Times New Roman" w:hAnsi="Times New Roman" w:cs="Times New Roman"/>
        </w:rPr>
        <w:t>en</w:t>
      </w:r>
      <w:r w:rsidR="008D46CD">
        <w:rPr>
          <w:rFonts w:ascii="Times New Roman" w:hAnsi="Times New Roman" w:cs="Times New Roman"/>
        </w:rPr>
        <w:t>sburg</w:t>
      </w:r>
      <w:r w:rsidRPr="00A05B8C">
        <w:rPr>
          <w:rFonts w:ascii="Times New Roman" w:hAnsi="Times New Roman" w:cs="Times New Roman"/>
        </w:rPr>
        <w:t>- Germany</w:t>
      </w:r>
      <w:commentRangeEnd w:id="190"/>
      <w:r w:rsidR="007B14A2">
        <w:rPr>
          <w:rStyle w:val="CommentReference"/>
        </w:rPr>
        <w:commentReference w:id="190"/>
      </w:r>
      <w:r w:rsidRPr="00A05B8C">
        <w:rPr>
          <w:rFonts w:ascii="Times New Roman" w:hAnsi="Times New Roman" w:cs="Times New Roman"/>
        </w:rPr>
        <w:t>).</w:t>
      </w:r>
      <w:commentRangeStart w:id="191"/>
      <w:del w:id="192" w:author="Microsoft Office User" w:date="2016-11-07T13:00:00Z">
        <w:r w:rsidRPr="00A05B8C" w:rsidDel="000E218D">
          <w:rPr>
            <w:rFonts w:ascii="Times New Roman" w:hAnsi="Times New Roman" w:cs="Times New Roman"/>
          </w:rPr>
          <w:delText xml:space="preserve"> hese systems were chosen because they do not consume oxygen</w:delText>
        </w:r>
      </w:del>
      <w:ins w:id="193" w:author="Microsoft Office User" w:date="2016-11-07T13:00:00Z">
        <w:r w:rsidR="000E218D">
          <w:rPr>
            <w:rFonts w:ascii="Times New Roman" w:hAnsi="Times New Roman" w:cs="Times New Roman"/>
          </w:rPr>
          <w:t xml:space="preserve"> </w:t>
        </w:r>
      </w:ins>
      <w:del w:id="194" w:author="Microsoft Office User" w:date="2016-11-07T13:00:00Z">
        <w:r w:rsidRPr="00A05B8C" w:rsidDel="000E218D">
          <w:rPr>
            <w:rFonts w:ascii="Times New Roman" w:hAnsi="Times New Roman" w:cs="Times New Roman"/>
          </w:rPr>
          <w:delText>,</w:delText>
        </w:r>
      </w:del>
      <w:del w:id="195" w:author="Microsoft Office User" w:date="2016-11-08T10:56:00Z">
        <w:r w:rsidRPr="00A05B8C" w:rsidDel="00B622E3">
          <w:rPr>
            <w:rFonts w:ascii="Times New Roman" w:hAnsi="Times New Roman" w:cs="Times New Roman"/>
          </w:rPr>
          <w:delText xml:space="preserve"> </w:delText>
        </w:r>
      </w:del>
      <w:commentRangeStart w:id="196"/>
      <w:ins w:id="197" w:author="Microsoft Office User" w:date="2016-11-07T13:00:00Z">
        <w:r w:rsidR="000E218D">
          <w:rPr>
            <w:rFonts w:ascii="Times New Roman" w:hAnsi="Times New Roman" w:cs="Times New Roman"/>
          </w:rPr>
          <w:t xml:space="preserve"> </w:t>
        </w:r>
        <w:r w:rsidR="00B622E3">
          <w:rPr>
            <w:rFonts w:ascii="Times New Roman" w:hAnsi="Times New Roman" w:cs="Times New Roman"/>
          </w:rPr>
          <w:t>A</w:t>
        </w:r>
        <w:r w:rsidR="009F26D7">
          <w:rPr>
            <w:rFonts w:ascii="Times New Roman" w:hAnsi="Times New Roman" w:cs="Times New Roman"/>
          </w:rPr>
          <w:t xml:space="preserve">t least two </w:t>
        </w:r>
        <w:del w:id="198" w:author="Dustin Marshall" w:date="2016-11-16T09:42:00Z">
          <w:r w:rsidR="009F26D7" w:rsidDel="00222CD6">
            <w:rPr>
              <w:rFonts w:ascii="Times New Roman" w:hAnsi="Times New Roman" w:cs="Times New Roman"/>
            </w:rPr>
            <w:delText xml:space="preserve">shortcomings </w:delText>
          </w:r>
        </w:del>
      </w:ins>
      <w:ins w:id="199" w:author="Dustin Marshall" w:date="2016-11-16T09:42:00Z">
        <w:r w:rsidR="00222CD6">
          <w:rPr>
            <w:rFonts w:ascii="Times New Roman" w:hAnsi="Times New Roman" w:cs="Times New Roman"/>
          </w:rPr>
          <w:t xml:space="preserve">issues </w:t>
        </w:r>
      </w:ins>
      <w:ins w:id="200" w:author="Microsoft Office User" w:date="2016-11-07T13:00:00Z">
        <w:del w:id="201" w:author="Dustin Marshall" w:date="2016-11-16T09:42:00Z">
          <w:r w:rsidR="000E218D" w:rsidDel="00222CD6">
            <w:rPr>
              <w:rFonts w:ascii="Times New Roman" w:hAnsi="Times New Roman" w:cs="Times New Roman"/>
            </w:rPr>
            <w:delText xml:space="preserve"> </w:delText>
          </w:r>
        </w:del>
        <w:r w:rsidR="000E218D">
          <w:rPr>
            <w:rFonts w:ascii="Times New Roman" w:hAnsi="Times New Roman" w:cs="Times New Roman"/>
          </w:rPr>
          <w:t>must</w:t>
        </w:r>
      </w:ins>
      <w:ins w:id="202" w:author="Microsoft Office User" w:date="2016-11-08T11:08:00Z">
        <w:r w:rsidR="009F26D7">
          <w:rPr>
            <w:rFonts w:ascii="Times New Roman" w:hAnsi="Times New Roman" w:cs="Times New Roman"/>
          </w:rPr>
          <w:t xml:space="preserve"> be</w:t>
        </w:r>
      </w:ins>
      <w:ins w:id="203" w:author="Microsoft Office User" w:date="2016-11-07T13:00:00Z">
        <w:r w:rsidR="000E218D">
          <w:rPr>
            <w:rFonts w:ascii="Times New Roman" w:hAnsi="Times New Roman" w:cs="Times New Roman"/>
          </w:rPr>
          <w:t xml:space="preserve"> </w:t>
        </w:r>
      </w:ins>
      <w:ins w:id="204" w:author="Microsoft Office User" w:date="2016-11-08T11:08:00Z">
        <w:r w:rsidR="009F26D7">
          <w:rPr>
            <w:rFonts w:ascii="Times New Roman" w:hAnsi="Times New Roman" w:cs="Times New Roman"/>
          </w:rPr>
          <w:t>kept</w:t>
        </w:r>
      </w:ins>
      <w:ins w:id="205" w:author="Microsoft Office User" w:date="2016-11-07T13:00:00Z">
        <w:r w:rsidR="000E218D">
          <w:rPr>
            <w:rFonts w:ascii="Times New Roman" w:hAnsi="Times New Roman" w:cs="Times New Roman"/>
          </w:rPr>
          <w:t xml:space="preserve"> in mind when using closed </w:t>
        </w:r>
        <w:proofErr w:type="spellStart"/>
        <w:r w:rsidR="000E218D">
          <w:rPr>
            <w:rFonts w:ascii="Times New Roman" w:hAnsi="Times New Roman" w:cs="Times New Roman"/>
          </w:rPr>
          <w:t>r</w:t>
        </w:r>
        <w:r w:rsidR="000E218D" w:rsidRPr="00A05B8C">
          <w:rPr>
            <w:rFonts w:ascii="Times New Roman" w:hAnsi="Times New Roman" w:cs="Times New Roman"/>
          </w:rPr>
          <w:t>espirometry</w:t>
        </w:r>
        <w:proofErr w:type="spellEnd"/>
        <w:r w:rsidR="000E218D" w:rsidRPr="00A05B8C">
          <w:rPr>
            <w:rFonts w:ascii="Times New Roman" w:hAnsi="Times New Roman" w:cs="Times New Roman"/>
          </w:rPr>
          <w:t xml:space="preserve"> systems</w:t>
        </w:r>
        <w:r w:rsidR="000E218D">
          <w:rPr>
            <w:rFonts w:ascii="Times New Roman" w:hAnsi="Times New Roman" w:cs="Times New Roman"/>
          </w:rPr>
          <w:t xml:space="preserve">: </w:t>
        </w:r>
        <w:del w:id="206" w:author="Craig White" w:date="2016-11-23T23:06:00Z">
          <w:r w:rsidR="000E218D" w:rsidDel="001A0FA6">
            <w:rPr>
              <w:rFonts w:ascii="Times New Roman" w:hAnsi="Times New Roman" w:cs="Times New Roman"/>
            </w:rPr>
            <w:delText>The</w:delText>
          </w:r>
        </w:del>
      </w:ins>
      <w:ins w:id="207" w:author="Craig White" w:date="2016-11-23T23:06:00Z">
        <w:r w:rsidR="001A0FA6">
          <w:rPr>
            <w:rFonts w:ascii="Times New Roman" w:hAnsi="Times New Roman" w:cs="Times New Roman"/>
          </w:rPr>
          <w:t>First,</w:t>
        </w:r>
      </w:ins>
      <w:ins w:id="208" w:author="Microsoft Office User" w:date="2016-11-07T13:00:00Z">
        <w:r w:rsidR="000E218D">
          <w:rPr>
            <w:rFonts w:ascii="Times New Roman" w:hAnsi="Times New Roman" w:cs="Times New Roman"/>
          </w:rPr>
          <w:t xml:space="preserve"> measurements are </w:t>
        </w:r>
        <w:del w:id="209" w:author="Craig White" w:date="2016-11-23T23:10:00Z">
          <w:r w:rsidR="000E218D" w:rsidDel="001A0FA6">
            <w:rPr>
              <w:rFonts w:ascii="Times New Roman" w:hAnsi="Times New Roman" w:cs="Times New Roman"/>
            </w:rPr>
            <w:delText>done</w:delText>
          </w:r>
        </w:del>
      </w:ins>
      <w:ins w:id="210" w:author="Craig White" w:date="2016-11-23T23:10:00Z">
        <w:r w:rsidR="001A0FA6">
          <w:rPr>
            <w:rFonts w:ascii="Times New Roman" w:hAnsi="Times New Roman" w:cs="Times New Roman"/>
          </w:rPr>
          <w:t>made</w:t>
        </w:r>
      </w:ins>
      <w:ins w:id="211" w:author="Microsoft Office User" w:date="2016-11-07T13:00:00Z">
        <w:r w:rsidR="000E218D">
          <w:rPr>
            <w:rFonts w:ascii="Times New Roman" w:hAnsi="Times New Roman" w:cs="Times New Roman"/>
          </w:rPr>
          <w:t xml:space="preserve"> in decreasing oxygen levels</w:t>
        </w:r>
      </w:ins>
      <w:r w:rsidR="00756F4D">
        <w:rPr>
          <w:rFonts w:ascii="Times New Roman" w:hAnsi="Times New Roman" w:cs="Times New Roman"/>
        </w:rPr>
        <w:t>,</w:t>
      </w:r>
      <w:ins w:id="212" w:author="Microsoft Office User" w:date="2016-11-07T13:00:00Z">
        <w:r w:rsidR="000E218D">
          <w:rPr>
            <w:rFonts w:ascii="Times New Roman" w:hAnsi="Times New Roman" w:cs="Times New Roman"/>
          </w:rPr>
          <w:t xml:space="preserve"> due to the use of oxygen by the animal</w:t>
        </w:r>
      </w:ins>
      <w:r w:rsidR="00756F4D">
        <w:rPr>
          <w:rFonts w:ascii="Times New Roman" w:hAnsi="Times New Roman" w:cs="Times New Roman"/>
        </w:rPr>
        <w:t>,</w:t>
      </w:r>
      <w:ins w:id="213" w:author="Microsoft Office User" w:date="2016-11-07T13:00:00Z">
        <w:r w:rsidR="000E218D">
          <w:rPr>
            <w:rFonts w:ascii="Times New Roman" w:hAnsi="Times New Roman" w:cs="Times New Roman"/>
          </w:rPr>
          <w:t xml:space="preserve"> and </w:t>
        </w:r>
      </w:ins>
      <w:ins w:id="214" w:author="Craig White" w:date="2016-11-23T23:06:00Z">
        <w:r w:rsidR="001A0FA6">
          <w:rPr>
            <w:rFonts w:ascii="Times New Roman" w:hAnsi="Times New Roman" w:cs="Times New Roman"/>
          </w:rPr>
          <w:t>so</w:t>
        </w:r>
      </w:ins>
      <w:ins w:id="215" w:author="Craig White" w:date="2016-11-23T23:10:00Z">
        <w:r w:rsidR="001A0FA6">
          <w:rPr>
            <w:rFonts w:ascii="Times New Roman" w:hAnsi="Times New Roman" w:cs="Times New Roman"/>
          </w:rPr>
          <w:t xml:space="preserve"> the</w:t>
        </w:r>
      </w:ins>
      <w:ins w:id="216" w:author="Craig White" w:date="2016-11-23T23:06:00Z">
        <w:r w:rsidR="001A0FA6">
          <w:rPr>
            <w:rFonts w:ascii="Times New Roman" w:hAnsi="Times New Roman" w:cs="Times New Roman"/>
          </w:rPr>
          <w:t xml:space="preserve"> duration of exposure </w:t>
        </w:r>
      </w:ins>
      <w:ins w:id="217" w:author="Craig White" w:date="2016-11-23T23:10:00Z">
        <w:r w:rsidR="001A0FA6">
          <w:rPr>
            <w:rFonts w:ascii="Times New Roman" w:hAnsi="Times New Roman" w:cs="Times New Roman"/>
          </w:rPr>
          <w:t xml:space="preserve">to the experimental system </w:t>
        </w:r>
      </w:ins>
      <w:ins w:id="218" w:author="Craig White" w:date="2016-11-23T23:06:00Z">
        <w:r w:rsidR="001A0FA6">
          <w:rPr>
            <w:rFonts w:ascii="Times New Roman" w:hAnsi="Times New Roman" w:cs="Times New Roman"/>
          </w:rPr>
          <w:t xml:space="preserve">is </w:t>
        </w:r>
      </w:ins>
      <w:ins w:id="219" w:author="Craig White" w:date="2016-11-23T23:10:00Z">
        <w:r w:rsidR="001A0FA6">
          <w:rPr>
            <w:rFonts w:ascii="Times New Roman" w:hAnsi="Times New Roman" w:cs="Times New Roman"/>
          </w:rPr>
          <w:t>confounded</w:t>
        </w:r>
      </w:ins>
      <w:ins w:id="220" w:author="Craig White" w:date="2016-11-23T23:06:00Z">
        <w:r w:rsidR="001A0FA6">
          <w:rPr>
            <w:rFonts w:ascii="Times New Roman" w:hAnsi="Times New Roman" w:cs="Times New Roman"/>
          </w:rPr>
          <w:t xml:space="preserve"> with oxygen level. </w:t>
        </w:r>
      </w:ins>
      <w:ins w:id="221" w:author="Craig White" w:date="2016-11-23T23:07:00Z">
        <w:r w:rsidR="001A0FA6">
          <w:rPr>
            <w:rFonts w:ascii="Times New Roman" w:hAnsi="Times New Roman" w:cs="Times New Roman"/>
          </w:rPr>
          <w:t xml:space="preserve">The use of organismal oxygen consumption to draw down the oxygen level in a sealed chamber also means that </w:t>
        </w:r>
      </w:ins>
      <w:ins w:id="222" w:author="Microsoft Office User" w:date="2016-11-07T13:00:00Z">
        <w:del w:id="223" w:author="Craig White" w:date="2016-11-23T23:07:00Z">
          <w:r w:rsidR="000E218D" w:rsidDel="001A0FA6">
            <w:rPr>
              <w:rFonts w:ascii="Times New Roman" w:hAnsi="Times New Roman" w:cs="Times New Roman"/>
            </w:rPr>
            <w:delText xml:space="preserve">the subsequent accumulation of </w:delText>
          </w:r>
        </w:del>
        <w:r w:rsidR="000E218D">
          <w:rPr>
            <w:rFonts w:ascii="Times New Roman" w:hAnsi="Times New Roman" w:cs="Times New Roman"/>
          </w:rPr>
          <w:t>secondary meta</w:t>
        </w:r>
        <w:r w:rsidR="009F26D7">
          <w:rPr>
            <w:rFonts w:ascii="Times New Roman" w:hAnsi="Times New Roman" w:cs="Times New Roman"/>
          </w:rPr>
          <w:t xml:space="preserve">bolites </w:t>
        </w:r>
        <w:del w:id="224" w:author="Craig White" w:date="2016-11-23T23:07:00Z">
          <w:r w:rsidR="009F26D7" w:rsidDel="001A0FA6">
            <w:rPr>
              <w:rFonts w:ascii="Times New Roman" w:hAnsi="Times New Roman" w:cs="Times New Roman"/>
            </w:rPr>
            <w:delText>from</w:delText>
          </w:r>
        </w:del>
      </w:ins>
      <w:ins w:id="225" w:author="Craig White" w:date="2016-11-23T23:08:00Z">
        <w:r w:rsidR="001A0FA6">
          <w:rPr>
            <w:rFonts w:ascii="Times New Roman" w:hAnsi="Times New Roman" w:cs="Times New Roman"/>
          </w:rPr>
          <w:t>associated</w:t>
        </w:r>
      </w:ins>
      <w:ins w:id="226" w:author="Microsoft Office User" w:date="2016-11-07T13:00:00Z">
        <w:del w:id="227" w:author="Craig White" w:date="2016-11-23T23:07:00Z">
          <w:r w:rsidR="000E218D" w:rsidDel="001A0FA6">
            <w:rPr>
              <w:rFonts w:ascii="Times New Roman" w:hAnsi="Times New Roman" w:cs="Times New Roman"/>
            </w:rPr>
            <w:delText xml:space="preserve"> the</w:delText>
          </w:r>
        </w:del>
      </w:ins>
      <w:ins w:id="228" w:author="Craig White" w:date="2016-11-23T23:07:00Z">
        <w:r w:rsidR="001A0FA6">
          <w:rPr>
            <w:rFonts w:ascii="Times New Roman" w:hAnsi="Times New Roman" w:cs="Times New Roman"/>
          </w:rPr>
          <w:t xml:space="preserve"> with</w:t>
        </w:r>
      </w:ins>
      <w:ins w:id="229" w:author="Microsoft Office User" w:date="2016-11-07T13:00:00Z">
        <w:r w:rsidR="000E218D">
          <w:rPr>
            <w:rFonts w:ascii="Times New Roman" w:hAnsi="Times New Roman" w:cs="Times New Roman"/>
          </w:rPr>
          <w:t xml:space="preserve"> metabolic activity</w:t>
        </w:r>
      </w:ins>
      <w:ins w:id="230" w:author="Craig White" w:date="2016-11-23T23:08:00Z">
        <w:r w:rsidR="001A0FA6">
          <w:rPr>
            <w:rFonts w:ascii="Times New Roman" w:hAnsi="Times New Roman" w:cs="Times New Roman"/>
          </w:rPr>
          <w:t xml:space="preserve"> accumulate as oxygen levels decline</w:t>
        </w:r>
      </w:ins>
      <w:ins w:id="231" w:author="Microsoft Office User" w:date="2016-11-07T13:00:00Z">
        <w:r w:rsidR="000E218D">
          <w:rPr>
            <w:rFonts w:ascii="Times New Roman" w:hAnsi="Times New Roman" w:cs="Times New Roman"/>
          </w:rPr>
          <w:t>. However we chose these systems because we aimed to measure oxygen consumption in an environment of decreasing oxygen</w:t>
        </w:r>
      </w:ins>
      <w:r w:rsidR="000E218D">
        <w:rPr>
          <w:rFonts w:ascii="Times New Roman" w:hAnsi="Times New Roman" w:cs="Times New Roman"/>
        </w:rPr>
        <w:t>,</w:t>
      </w:r>
      <w:ins w:id="232" w:author="Microsoft Office User" w:date="2016-11-07T13:00:00Z">
        <w:r w:rsidR="000E218D">
          <w:rPr>
            <w:rFonts w:ascii="Times New Roman" w:hAnsi="Times New Roman" w:cs="Times New Roman"/>
          </w:rPr>
          <w:t xml:space="preserve"> </w:t>
        </w:r>
      </w:ins>
      <w:r w:rsidR="000E218D">
        <w:rPr>
          <w:rFonts w:ascii="Times New Roman" w:hAnsi="Times New Roman" w:cs="Times New Roman"/>
        </w:rPr>
        <w:t xml:space="preserve">and </w:t>
      </w:r>
      <w:ins w:id="233" w:author="Microsoft Office User" w:date="2016-11-08T11:09:00Z">
        <w:r w:rsidR="009F26D7">
          <w:rPr>
            <w:rFonts w:ascii="Times New Roman" w:hAnsi="Times New Roman" w:cs="Times New Roman"/>
          </w:rPr>
          <w:t xml:space="preserve">because </w:t>
        </w:r>
      </w:ins>
      <w:ins w:id="234" w:author="Craig White" w:date="2016-11-23T23:08:00Z">
        <w:r w:rsidR="001A0FA6">
          <w:rPr>
            <w:rFonts w:ascii="Times New Roman" w:hAnsi="Times New Roman" w:cs="Times New Roman"/>
          </w:rPr>
          <w:t>in our previous work</w:t>
        </w:r>
      </w:ins>
      <w:ins w:id="235" w:author="Craig White" w:date="2016-11-23T23:11:00Z">
        <w:r w:rsidR="001A0FA6">
          <w:rPr>
            <w:rFonts w:ascii="Times New Roman" w:hAnsi="Times New Roman" w:cs="Times New Roman"/>
          </w:rPr>
          <w:t xml:space="preserve"> with marine invertebrates</w:t>
        </w:r>
      </w:ins>
      <w:ins w:id="236" w:author="Craig White" w:date="2016-11-23T23:08:00Z">
        <w:r w:rsidR="001A0FA6">
          <w:rPr>
            <w:rFonts w:ascii="Times New Roman" w:hAnsi="Times New Roman" w:cs="Times New Roman"/>
          </w:rPr>
          <w:t xml:space="preserve"> we have successfully used </w:t>
        </w:r>
      </w:ins>
      <w:del w:id="237" w:author="Craig White" w:date="2016-11-23T23:08:00Z">
        <w:r w:rsidR="000E218D" w:rsidDel="001A0FA6">
          <w:rPr>
            <w:rFonts w:ascii="Times New Roman" w:hAnsi="Times New Roman" w:cs="Times New Roman"/>
          </w:rPr>
          <w:delText>they</w:delText>
        </w:r>
      </w:del>
      <w:ins w:id="238" w:author="Microsoft Office User" w:date="2016-11-07T13:00:00Z">
        <w:del w:id="239" w:author="Craig White" w:date="2016-11-23T23:08:00Z">
          <w:r w:rsidR="000E218D" w:rsidRPr="00A05B8C" w:rsidDel="001A0FA6">
            <w:rPr>
              <w:rFonts w:ascii="Times New Roman" w:hAnsi="Times New Roman" w:cs="Times New Roman"/>
            </w:rPr>
            <w:delText xml:space="preserve"> </w:delText>
          </w:r>
        </w:del>
      </w:ins>
      <w:ins w:id="240" w:author="Craig White" w:date="2016-11-23T23:08:00Z">
        <w:r w:rsidR="001A0FA6">
          <w:rPr>
            <w:rFonts w:ascii="Times New Roman" w:hAnsi="Times New Roman" w:cs="Times New Roman"/>
          </w:rPr>
          <w:t xml:space="preserve">closed </w:t>
        </w:r>
        <w:proofErr w:type="spellStart"/>
        <w:r w:rsidR="001A0FA6">
          <w:rPr>
            <w:rFonts w:ascii="Times New Roman" w:hAnsi="Times New Roman" w:cs="Times New Roman"/>
          </w:rPr>
          <w:t>respirometry</w:t>
        </w:r>
        <w:proofErr w:type="spellEnd"/>
        <w:r w:rsidR="001A0FA6">
          <w:rPr>
            <w:rFonts w:ascii="Times New Roman" w:hAnsi="Times New Roman" w:cs="Times New Roman"/>
          </w:rPr>
          <w:t xml:space="preserve"> systems</w:t>
        </w:r>
        <w:r w:rsidR="001A0FA6" w:rsidRPr="00A05B8C">
          <w:rPr>
            <w:rFonts w:ascii="Times New Roman" w:hAnsi="Times New Roman" w:cs="Times New Roman"/>
          </w:rPr>
          <w:t xml:space="preserve"> </w:t>
        </w:r>
      </w:ins>
      <w:ins w:id="241" w:author="Microsoft Office User" w:date="2016-11-07T13:00:00Z">
        <w:del w:id="242" w:author="Craig White" w:date="2016-11-23T23:09:00Z">
          <w:r w:rsidR="000E218D" w:rsidRPr="00A05B8C" w:rsidDel="001A0FA6">
            <w:rPr>
              <w:rFonts w:ascii="Times New Roman" w:hAnsi="Times New Roman" w:cs="Times New Roman"/>
            </w:rPr>
            <w:delText>have accurately estimated</w:delText>
          </w:r>
        </w:del>
      </w:ins>
      <w:ins w:id="243" w:author="Craig White" w:date="2016-11-23T23:09:00Z">
        <w:r w:rsidR="001A0FA6">
          <w:rPr>
            <w:rFonts w:ascii="Times New Roman" w:hAnsi="Times New Roman" w:cs="Times New Roman"/>
          </w:rPr>
          <w:t>to estimate rates of</w:t>
        </w:r>
      </w:ins>
      <w:ins w:id="244" w:author="Microsoft Office User" w:date="2016-11-07T13:00:00Z">
        <w:r w:rsidR="000E218D" w:rsidRPr="00A05B8C">
          <w:rPr>
            <w:rFonts w:ascii="Times New Roman" w:hAnsi="Times New Roman" w:cs="Times New Roman"/>
          </w:rPr>
          <w:t xml:space="preserve"> oxygen</w:t>
        </w:r>
      </w:ins>
      <w:r w:rsidR="000E218D">
        <w:rPr>
          <w:rFonts w:ascii="Times New Roman" w:hAnsi="Times New Roman" w:cs="Times New Roman"/>
        </w:rPr>
        <w:t xml:space="preserve"> </w:t>
      </w:r>
      <w:r w:rsidRPr="00A05B8C">
        <w:rPr>
          <w:rFonts w:ascii="Times New Roman" w:hAnsi="Times New Roman" w:cs="Times New Roman"/>
        </w:rPr>
        <w:t>consumption and</w:t>
      </w:r>
      <w:ins w:id="245" w:author="Craig White" w:date="2016-11-23T23:11:00Z">
        <w:r w:rsidR="001A0FA6">
          <w:rPr>
            <w:rFonts w:ascii="Times New Roman" w:hAnsi="Times New Roman" w:cs="Times New Roman"/>
          </w:rPr>
          <w:t xml:space="preserve"> relate these to fitness, and to measure</w:t>
        </w:r>
      </w:ins>
      <w:r w:rsidRPr="00A05B8C">
        <w:rPr>
          <w:rFonts w:ascii="Times New Roman" w:hAnsi="Times New Roman" w:cs="Times New Roman"/>
        </w:rPr>
        <w:t xml:space="preserve"> tolerance</w:t>
      </w:r>
      <w:ins w:id="246" w:author="Craig White" w:date="2016-11-23T23:13:00Z">
        <w:r w:rsidR="001A0FA6">
          <w:rPr>
            <w:rFonts w:ascii="Times New Roman" w:hAnsi="Times New Roman" w:cs="Times New Roman"/>
          </w:rPr>
          <w:t>s</w:t>
        </w:r>
      </w:ins>
      <w:r w:rsidRPr="00A05B8C">
        <w:rPr>
          <w:rFonts w:ascii="Times New Roman" w:hAnsi="Times New Roman" w:cs="Times New Roman"/>
        </w:rPr>
        <w:t xml:space="preserve"> to low oxygen conditions</w:t>
      </w:r>
      <w:ins w:id="247" w:author="Craig White" w:date="2016-11-23T23:12:00Z">
        <w:r w:rsidR="001A0FA6">
          <w:rPr>
            <w:rFonts w:ascii="Times New Roman" w:hAnsi="Times New Roman" w:cs="Times New Roman"/>
          </w:rPr>
          <w:t xml:space="preserve"> and relate </w:t>
        </w:r>
      </w:ins>
      <w:ins w:id="248" w:author="Craig White" w:date="2016-11-23T23:13:00Z">
        <w:r w:rsidR="001A0FA6">
          <w:rPr>
            <w:rFonts w:ascii="Times New Roman" w:hAnsi="Times New Roman" w:cs="Times New Roman"/>
          </w:rPr>
          <w:t>these to growth form</w:t>
        </w:r>
      </w:ins>
      <w:r w:rsidRPr="00A05B8C">
        <w:rPr>
          <w:rFonts w:ascii="Times New Roman" w:hAnsi="Times New Roman" w:cs="Times New Roman"/>
        </w:rPr>
        <w:t xml:space="preserve"> </w:t>
      </w:r>
      <w:del w:id="249" w:author="Craig White" w:date="2016-11-23T23:11:00Z">
        <w:r w:rsidRPr="00A05B8C" w:rsidDel="001A0FA6">
          <w:rPr>
            <w:rFonts w:ascii="Times New Roman" w:hAnsi="Times New Roman" w:cs="Times New Roman"/>
          </w:rPr>
          <w:delText xml:space="preserve">for marine invertebrates </w:delText>
        </w:r>
      </w:del>
      <w:del w:id="250" w:author="Craig White" w:date="2016-11-23T23:09:00Z">
        <w:r w:rsidRPr="00A05B8C" w:rsidDel="001A0FA6">
          <w:rPr>
            <w:rFonts w:ascii="Times New Roman" w:hAnsi="Times New Roman" w:cs="Times New Roman"/>
          </w:rPr>
          <w:delText>in previous studies</w:delText>
        </w:r>
        <w:r w:rsidR="00A87FBC" w:rsidRPr="00A05B8C" w:rsidDel="001A0FA6">
          <w:rPr>
            <w:rFonts w:ascii="Times New Roman" w:hAnsi="Times New Roman" w:cs="Times New Roman"/>
          </w:rPr>
          <w:delText xml:space="preserve"> </w:delText>
        </w:r>
        <w:commentRangeEnd w:id="196"/>
        <w:r w:rsidR="006761FA" w:rsidDel="001A0FA6">
          <w:rPr>
            <w:rStyle w:val="CommentReference"/>
          </w:rPr>
          <w:commentReference w:id="196"/>
        </w:r>
      </w:del>
      <w:commentRangeStart w:id="251"/>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lastRenderedPageBreak/>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commentRangeEnd w:id="191"/>
      <w:commentRangeEnd w:id="251"/>
      <w:r w:rsidR="001A0FA6">
        <w:rPr>
          <w:rStyle w:val="CommentReference"/>
        </w:rPr>
        <w:commentReference w:id="251"/>
      </w:r>
      <w:r w:rsidR="00222CD6">
        <w:rPr>
          <w:rStyle w:val="CommentReference"/>
        </w:rPr>
        <w:commentReference w:id="191"/>
      </w:r>
      <w:r w:rsidRPr="00A05B8C">
        <w:rPr>
          <w:rFonts w:ascii="Times New Roman" w:hAnsi="Times New Roman" w:cs="Times New Roman"/>
        </w:rPr>
        <w:t xml:space="preserve">. The chambers and vials were filled with micro-filtered (0.2 </w:t>
      </w:r>
      <w:proofErr w:type="spellStart"/>
      <w:r w:rsidRPr="00A05B8C">
        <w:rPr>
          <w:rFonts w:ascii="Times New Roman" w:hAnsi="Times New Roman" w:cs="Times New Roman"/>
        </w:rPr>
        <w:t>μm</w:t>
      </w:r>
      <w:proofErr w:type="spellEnd"/>
      <w:r w:rsidRPr="00A05B8C">
        <w:rPr>
          <w:rFonts w:ascii="Times New Roman" w:hAnsi="Times New Roman" w:cs="Times New Roman"/>
        </w:rPr>
        <w:t>), sterilized seawater that had been kept at 19 ˚C with constant aeration for at least 24 hours prior to experiments. Rates of oxygen consumption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m</w:t>
      </w:r>
      <w:r w:rsidR="0044661C">
        <w:rPr>
          <w:rFonts w:ascii="Times New Roman" w:hAnsi="Times New Roman" w:cs="Times New Roman"/>
        </w:rPr>
        <w:t>l</w:t>
      </w:r>
      <w:r w:rsidRPr="00A05B8C">
        <w:rPr>
          <w:rFonts w:ascii="Times New Roman" w:hAnsi="Times New Roman" w:cs="Times New Roman"/>
        </w:rPr>
        <w:t xml:space="preserve"> h</w:t>
      </w:r>
      <w:r w:rsidRPr="00A05B8C">
        <w:rPr>
          <w:rFonts w:ascii="Times New Roman" w:hAnsi="Times New Roman" w:cs="Times New Roman"/>
          <w:vertAlign w:val="superscript"/>
        </w:rPr>
        <w:t>-1</w:t>
      </w:r>
      <w:r w:rsidRPr="00A05B8C">
        <w:rPr>
          <w:rFonts w:ascii="Times New Roman" w:hAnsi="Times New Roman" w:cs="Times New Roman"/>
        </w:rPr>
        <w:t>) were calculated as described in previous studies</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c2VuPC9BdXRob3I+PFllYXI+MjAxNTwvWWVhcj48UmVjTnVtPjMyODE8L1JlY051bT48cmVjb3Jk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c2VuPC9BdXRob3I+PFllYXI+MjAxNTwvWWVhcj48UmVjTnVtPjMyODE8L1JlY051bT48cmVjb3Jk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White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Dry mass was determined after the oxygen consumption trials by drying each organism in an oven at 60 ˚C for one week, then weighing each individual with a precision balance (Adventurer Pro OHAUS, New Jersey, USA) to the nearest milligram.</w:t>
      </w:r>
    </w:p>
    <w:p w14:paraId="6C21AA58" w14:textId="77777777" w:rsidR="00395EEB" w:rsidRPr="00A05B8C" w:rsidRDefault="00395EEB" w:rsidP="00C27738">
      <w:pPr>
        <w:spacing w:line="480" w:lineRule="auto"/>
        <w:rPr>
          <w:rFonts w:ascii="Times New Roman" w:hAnsi="Times New Roman" w:cs="Times New Roman"/>
        </w:rPr>
      </w:pPr>
    </w:p>
    <w:p w14:paraId="6290F5EA" w14:textId="77777777" w:rsidR="00395EEB" w:rsidRPr="00A05B8C" w:rsidRDefault="00395EEB" w:rsidP="00C27738">
      <w:pPr>
        <w:spacing w:line="480" w:lineRule="auto"/>
        <w:rPr>
          <w:rFonts w:ascii="Times New Roman" w:hAnsi="Times New Roman" w:cs="Times New Roman"/>
          <w:i/>
        </w:rPr>
      </w:pPr>
      <w:r w:rsidRPr="00A05B8C">
        <w:rPr>
          <w:rFonts w:ascii="Times New Roman" w:hAnsi="Times New Roman" w:cs="Times New Roman"/>
          <w:i/>
        </w:rPr>
        <w:t>Model</w:t>
      </w:r>
    </w:p>
    <w:p w14:paraId="6E370D43" w14:textId="4E99FFF6" w:rsidR="00395EEB" w:rsidRPr="00A05B8C"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In contrast to what is observed for most vertebrates, where a clear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FF14E5" w:rsidRPr="00A05B8C">
        <w:rPr>
          <w:rFonts w:ascii="Times New Roman" w:hAnsi="Times New Roman" w:cs="Times New Roman"/>
        </w:rPr>
        <w:t xml:space="preserve"> can be discerned </w:t>
      </w:r>
      <w:r w:rsidR="00FF14E5"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&lt;EndNote&gt;&lt;Cite&gt;&lt;Author&gt;Marshall&lt;/Author&gt;&lt;Year&gt;2013&lt;/Year&gt;&lt;RecNum&gt;193&lt;/RecNum&gt;&lt;DisplayText&gt;(Marshall&lt;style face="italic"&gt; et al.&lt;/style&gt;, 2013)&lt;/DisplayText&gt;&lt;record&gt;&lt;rec-number&gt;193&lt;/rec-number&gt;&lt;foreign-keys&gt;&lt;key app="EN" db-id="wasapzp9xa0dr9etatnpvapgpavfsw25at0e" timestamp="1372839583"&gt;193&lt;/key&gt;&lt;/foreign-keys&gt;&lt;ref-type name="Journal Article"&gt;17&lt;/ref-type&gt;&lt;contributors&gt;&lt;authors&gt;&lt;author&gt;Marshall, Dustin J.&lt;/author&gt;&lt;author&gt;Bode, Michael&lt;/author&gt;&lt;author&gt;White, Craig R.&lt;/author&gt;&lt;/authors&gt;&lt;/contributors&gt;&lt;titles&gt;&lt;title&gt;Estimating physiological tolerances - a comparison of traditional approaches to nonlinear regression techniques&lt;/title&gt;&lt;secondary-title&gt;Journal of Experimental Biology&lt;/secondary-title&gt;&lt;/titles&gt;&lt;periodical&gt;&lt;full-title&gt;Journal of Experimental Biology&lt;/full-title&gt;&lt;/periodical&gt;&lt;pages&gt;2176&lt;/pages&gt;&lt;volume&gt;216&lt;/volume&gt;&lt;dates&gt;&lt;year&gt;2013&lt;/year&gt;&lt;/dates&gt;&lt;publisher&gt;Published for the Company of Biologists Ltd. by the Cambridge University Press&lt;/publisher&gt;&lt;isbn&gt;0022-0949&lt;/isbn&gt;&lt;urls&gt;&lt;/urls&gt;&lt;/record&gt;&lt;/Cite&gt;&lt;/EndNote&gt;</w:instrText>
      </w:r>
      <w:r w:rsidR="00FF14E5"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Marshall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FF14E5" w:rsidRPr="00A05B8C">
        <w:rPr>
          <w:rFonts w:ascii="Times New Roman" w:hAnsi="Times New Roman" w:cs="Times New Roman"/>
        </w:rPr>
        <w:fldChar w:fldCharType="end"/>
      </w:r>
      <w:r w:rsidRPr="00A05B8C">
        <w:rPr>
          <w:rFonts w:ascii="Times New Roman" w:hAnsi="Times New Roman" w:cs="Times New Roman"/>
        </w:rPr>
        <w:t xml:space="preserve">,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data were curvilinear, such that there was no clear point where the organisms transitioned from </w:t>
      </w:r>
      <w:r w:rsidR="00CD6BD4" w:rsidRPr="00A05B8C">
        <w:rPr>
          <w:rFonts w:ascii="Times New Roman" w:hAnsi="Times New Roman" w:cs="Times New Roman"/>
        </w:rPr>
        <w:t>a perfect</w:t>
      </w:r>
      <w:r w:rsidRPr="00A05B8C">
        <w:rPr>
          <w:rFonts w:ascii="Times New Roman" w:hAnsi="Times New Roman" w:cs="Times New Roman"/>
        </w:rPr>
        <w:t xml:space="preserve"> </w:t>
      </w:r>
      <w:proofErr w:type="spellStart"/>
      <w:r w:rsidRPr="00A05B8C">
        <w:rPr>
          <w:rFonts w:ascii="Times New Roman" w:hAnsi="Times New Roman" w:cs="Times New Roman"/>
        </w:rPr>
        <w:t>oxyregulator</w:t>
      </w:r>
      <w:proofErr w:type="spellEnd"/>
      <w:r w:rsidRPr="00A05B8C">
        <w:rPr>
          <w:rFonts w:ascii="Times New Roman" w:hAnsi="Times New Roman" w:cs="Times New Roman"/>
        </w:rPr>
        <w:t xml:space="preserve"> to </w:t>
      </w:r>
      <w:r w:rsidR="00CD6BD4" w:rsidRPr="00A05B8C">
        <w:rPr>
          <w:rFonts w:ascii="Times New Roman" w:hAnsi="Times New Roman" w:cs="Times New Roman"/>
        </w:rPr>
        <w:t xml:space="preserve">an </w:t>
      </w:r>
      <w:proofErr w:type="spellStart"/>
      <w:r w:rsidRPr="00A05B8C">
        <w:rPr>
          <w:rFonts w:ascii="Times New Roman" w:hAnsi="Times New Roman" w:cs="Times New Roman"/>
        </w:rPr>
        <w:t>oxyconformer</w:t>
      </w:r>
      <w:proofErr w:type="spellEnd"/>
      <w:r w:rsidR="00FF14E5" w:rsidRPr="00A05B8C">
        <w:rPr>
          <w:rFonts w:ascii="Times New Roman" w:hAnsi="Times New Roman" w:cs="Times New Roman"/>
        </w:rPr>
        <w:t xml:space="preserve"> (Fig. </w:t>
      </w:r>
      <w:r w:rsidR="00CF7A1A">
        <w:rPr>
          <w:rFonts w:ascii="Times New Roman" w:hAnsi="Times New Roman" w:cs="Times New Roman"/>
        </w:rPr>
        <w:t>1</w:t>
      </w:r>
      <w:r w:rsidR="00FF14E5" w:rsidRPr="00A05B8C">
        <w:rPr>
          <w:rFonts w:ascii="Times New Roman" w:hAnsi="Times New Roman" w:cs="Times New Roman"/>
        </w:rPr>
        <w:t>)</w:t>
      </w:r>
      <w:r w:rsidRPr="00A05B8C">
        <w:rPr>
          <w:rFonts w:ascii="Times New Roman" w:hAnsi="Times New Roman" w:cs="Times New Roman"/>
        </w:rPr>
        <w:t xml:space="preserve">. Instead we fit a </w:t>
      </w:r>
      <w:proofErr w:type="spellStart"/>
      <w:r w:rsidRPr="00A05B8C">
        <w:rPr>
          <w:rFonts w:ascii="Times New Roman" w:hAnsi="Times New Roman" w:cs="Times New Roman"/>
        </w:rPr>
        <w:t>Michaelis-Menten</w:t>
      </w:r>
      <w:proofErr w:type="spellEnd"/>
      <w:r w:rsidRPr="00A05B8C">
        <w:rPr>
          <w:rFonts w:ascii="Times New Roman" w:hAnsi="Times New Roman" w:cs="Times New Roman"/>
        </w:rPr>
        <w:t xml:space="preserve"> function to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consumption data:</w:t>
      </w:r>
    </w:p>
    <w:p w14:paraId="5104BBD3" w14:textId="77777777" w:rsidR="00395EEB" w:rsidRPr="00A05B8C" w:rsidRDefault="00395EEB" w:rsidP="00C27738">
      <w:pPr>
        <w:spacing w:line="480" w:lineRule="auto"/>
        <w:rPr>
          <w:rFonts w:ascii="Times New Roman" w:hAnsi="Times New Roman" w:cs="Times New Roman"/>
        </w:rPr>
      </w:pPr>
    </w:p>
    <w:p w14:paraId="3DA66A7D" w14:textId="76C21A23" w:rsidR="00395EEB" w:rsidRPr="00A05B8C" w:rsidRDefault="008B6E7A" w:rsidP="00FF14E5">
      <w:pPr>
        <w:spacing w:line="480" w:lineRule="auto"/>
        <w:jc w:val="center"/>
        <w:rPr>
          <w:rFonts w:ascii="Times New Roman" w:hAnsi="Times New Roman" w:cs="Times New Roman"/>
        </w:rPr>
      </w:pP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den>
        </m:f>
      </m:oMath>
      <w:r w:rsidR="00395EEB" w:rsidRPr="00A05B8C">
        <w:rPr>
          <w:rFonts w:ascii="Times New Roman" w:hAnsi="Times New Roman" w:cs="Times New Roman"/>
        </w:rPr>
        <w:t>, (1)</w:t>
      </w:r>
    </w:p>
    <w:p w14:paraId="34501946" w14:textId="77777777" w:rsidR="00395EEB" w:rsidRPr="00A05B8C" w:rsidRDefault="00395EEB" w:rsidP="00C27738">
      <w:pPr>
        <w:spacing w:line="480" w:lineRule="auto"/>
        <w:rPr>
          <w:rFonts w:ascii="Times New Roman" w:hAnsi="Times New Roman" w:cs="Times New Roman"/>
        </w:rPr>
      </w:pPr>
    </w:p>
    <w:p w14:paraId="7FE6606D" w14:textId="7E52380C" w:rsidR="00395EEB" w:rsidRDefault="00395EEB" w:rsidP="008C4DBF">
      <w:pPr>
        <w:spacing w:line="480" w:lineRule="auto"/>
        <w:rPr>
          <w:rFonts w:ascii="Times New Roman" w:hAnsi="Times New Roman" w:cs="Times New Roman"/>
        </w:rPr>
      </w:pPr>
      <w:proofErr w:type="gramStart"/>
      <w:r w:rsidRPr="00A05B8C">
        <w:rPr>
          <w:rFonts w:ascii="Times New Roman" w:hAnsi="Times New Roman" w:cs="Times New Roman"/>
        </w:rPr>
        <w:t>where</w:t>
      </w:r>
      <w:proofErr w:type="gramEnd"/>
      <w:r w:rsidRPr="00A05B8C">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is an asymptotic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072ED2"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/2</m:t>
        </m:r>
      </m:oMath>
      <w:r w:rsidRPr="00A05B8C">
        <w:rPr>
          <w:rFonts w:ascii="Times New Roman" w:hAnsi="Times New Roman" w:cs="Times New Roman"/>
        </w:rPr>
        <w:t xml:space="preserve">. Importantly, in order to achieve model convergence, we employ a transformation to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For each individual, we standardise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based on its maximum value, so all individuals present a relative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bounded between zero and one. We note that this transformation implicitly assumes that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is independent of body mass</w:t>
      </w:r>
      <w:ins w:id="252" w:author="Dustin Marshall" w:date="2016-11-16T10:04:00Z">
        <w:r w:rsidR="008C4DBF">
          <w:rPr>
            <w:rFonts w:ascii="Times New Roman" w:hAnsi="Times New Roman" w:cs="Times New Roman"/>
          </w:rPr>
          <w:t xml:space="preserve"> – this assumption has mixed support from other studies (</w:t>
        </w:r>
      </w:ins>
      <w:ins w:id="253" w:author="Dustin Marshall" w:date="2016-11-16T10:05:00Z">
        <w:r w:rsidR="008C4DBF">
          <w:rPr>
            <w:rFonts w:ascii="Times New Roman" w:hAnsi="Times New Roman" w:cs="Times New Roman"/>
          </w:rPr>
          <w:t>for a detailed discussion of this issu</w:t>
        </w:r>
      </w:ins>
      <w:ins w:id="254" w:author="Dustin Marshall" w:date="2016-11-16T10:06:00Z">
        <w:r w:rsidR="008C4DBF">
          <w:rPr>
            <w:rFonts w:ascii="Times New Roman" w:hAnsi="Times New Roman" w:cs="Times New Roman"/>
          </w:rPr>
          <w:t xml:space="preserve">e, see </w:t>
        </w:r>
      </w:ins>
      <w:ins w:id="255" w:author="Dustin Marshall" w:date="2016-11-16T10:05:00Z">
        <w:r w:rsidR="008C4DBF">
          <w:rPr>
            <w:rFonts w:ascii="Times New Roman" w:hAnsi="Times New Roman" w:cs="Times New Roman"/>
          </w:rPr>
          <w:t xml:space="preserve">Lease et al. </w:t>
        </w:r>
        <w:commentRangeStart w:id="256"/>
        <w:r w:rsidR="008C4DBF">
          <w:rPr>
            <w:rFonts w:ascii="Times New Roman" w:hAnsi="Times New Roman" w:cs="Times New Roman"/>
          </w:rPr>
          <w:t>2012</w:t>
        </w:r>
        <w:commentRangeEnd w:id="256"/>
        <w:r w:rsidR="008C4DBF">
          <w:rPr>
            <w:rStyle w:val="CommentReference"/>
          </w:rPr>
          <w:commentReference w:id="256"/>
        </w:r>
        <w:r w:rsidR="008C4DBF">
          <w:rPr>
            <w:rFonts w:ascii="Times New Roman" w:hAnsi="Times New Roman" w:cs="Times New Roman"/>
          </w:rPr>
          <w:t>)</w:t>
        </w:r>
      </w:ins>
      <w:r w:rsidRPr="00A05B8C">
        <w:rPr>
          <w:rFonts w:ascii="Times New Roman" w:hAnsi="Times New Roman" w:cs="Times New Roman"/>
        </w:rPr>
        <w:t>.</w:t>
      </w:r>
      <w:ins w:id="257" w:author="Dustin Marshall" w:date="2016-11-16T10:04:00Z">
        <w:r w:rsidR="008C4DBF">
          <w:rPr>
            <w:rFonts w:ascii="Times New Roman" w:hAnsi="Times New Roman" w:cs="Times New Roman"/>
          </w:rPr>
          <w:t xml:space="preserve"> </w:t>
        </w:r>
      </w:ins>
      <w:del w:id="258" w:author="Dustin Marshall" w:date="2016-11-16T10:04:00Z">
        <w:r w:rsidRPr="00A05B8C" w:rsidDel="008C4DBF">
          <w:rPr>
            <w:rFonts w:ascii="Times New Roman" w:hAnsi="Times New Roman" w:cs="Times New Roman"/>
          </w:rPr>
          <w:delText xml:space="preserve"> </w:delText>
        </w:r>
      </w:del>
      <w:del w:id="259" w:author="Dustin Marshall" w:date="2016-11-16T10:05:00Z">
        <w:r w:rsidR="00E1117D" w:rsidRPr="00A05B8C" w:rsidDel="008C4DBF">
          <w:rPr>
            <w:rFonts w:ascii="Times New Roman" w:hAnsi="Times New Roman" w:cs="Times New Roman"/>
          </w:rPr>
          <w:delText>While</w:delText>
        </w:r>
        <w:r w:rsidRPr="00A05B8C" w:rsidDel="008C4DBF">
          <w:rPr>
            <w:rFonts w:ascii="Times New Roman" w:hAnsi="Times New Roman" w:cs="Times New Roman"/>
          </w:rPr>
          <w:delText xml:space="preserve"> </w:delText>
        </w:r>
      </w:del>
      <w:ins w:id="260" w:author="Dustin Marshall" w:date="2016-11-16T10:05:00Z">
        <w:r w:rsidR="008C4DBF">
          <w:rPr>
            <w:rFonts w:ascii="Times New Roman" w:hAnsi="Times New Roman" w:cs="Times New Roman"/>
          </w:rPr>
          <w:t xml:space="preserve">Importantly however, </w:t>
        </w:r>
      </w:ins>
      <w:del w:id="261" w:author="Dustin Marshall" w:date="2016-11-16T10:05:00Z">
        <w:r w:rsidRPr="00A05B8C" w:rsidDel="008C4DBF">
          <w:rPr>
            <w:rFonts w:ascii="Times New Roman" w:hAnsi="Times New Roman" w:cs="Times New Roman"/>
          </w:rPr>
          <w:delText xml:space="preserve">this </w:delText>
        </w:r>
      </w:del>
      <w:ins w:id="262" w:author="Dustin Marshall" w:date="2016-11-16T10:05:00Z">
        <w:r w:rsidR="008C4DBF">
          <w:rPr>
            <w:rFonts w:ascii="Times New Roman" w:hAnsi="Times New Roman" w:cs="Times New Roman"/>
          </w:rPr>
          <w:t xml:space="preserve">while </w:t>
        </w:r>
      </w:ins>
      <w:r w:rsidRPr="00A05B8C">
        <w:rPr>
          <w:rFonts w:ascii="Times New Roman" w:hAnsi="Times New Roman" w:cs="Times New Roman"/>
        </w:rPr>
        <w:t>transformation</w:t>
      </w:r>
      <w:r w:rsidR="00E1117D" w:rsidRPr="00A05B8C">
        <w:rPr>
          <w:rFonts w:ascii="Times New Roman" w:hAnsi="Times New Roman" w:cs="Times New Roman"/>
        </w:rPr>
        <w:t xml:space="preserve"> affects the estimated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00E1117D" w:rsidRPr="00A05B8C">
        <w:rPr>
          <w:rFonts w:ascii="Times New Roman" w:hAnsi="Times New Roman" w:cs="Times New Roman"/>
        </w:rPr>
        <w:t>, it does not</w:t>
      </w:r>
      <w:r w:rsidRPr="00A05B8C">
        <w:rPr>
          <w:rFonts w:ascii="Times New Roman" w:hAnsi="Times New Roman" w:cs="Times New Roman"/>
        </w:rPr>
        <w:t xml:space="preserve"> affect our primary goal, which is to estimate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sub>
        </m:sSub>
      </m:oMath>
      <w:r w:rsidRPr="00A05B8C">
        <w:rPr>
          <w:rFonts w:ascii="Times New Roman" w:hAnsi="Times New Roman" w:cs="Times New Roman"/>
        </w:rPr>
        <w:t xml:space="preserve"> for each species</w:t>
      </w:r>
      <w:r w:rsidR="007A1360">
        <w:rPr>
          <w:rFonts w:ascii="Times New Roman" w:hAnsi="Times New Roman" w:cs="Times New Roman"/>
        </w:rPr>
        <w:t xml:space="preserve"> because </w:t>
      </w:r>
      <w:r w:rsidR="007A1360">
        <w:rPr>
          <w:rFonts w:ascii="Times New Roman" w:hAnsi="Times New Roman" w:cs="Times New Roman"/>
        </w:rPr>
        <w:lastRenderedPageBreak/>
        <w:t xml:space="preserve">it entails adding a constant to the numerator in Equation (1), hence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007A1360">
        <w:rPr>
          <w:rFonts w:ascii="Times New Roman" w:hAnsi="Times New Roman" w:cs="Times New Roman"/>
        </w:rPr>
        <w:t>, which is in the denominator, is not affected</w:t>
      </w:r>
      <w:r w:rsidRPr="00A05B8C">
        <w:rPr>
          <w:rFonts w:ascii="Times New Roman" w:hAnsi="Times New Roman" w:cs="Times New Roman"/>
        </w:rPr>
        <w:t>.</w:t>
      </w:r>
      <w:ins w:id="263" w:author="Dustin Marshall" w:date="2016-11-16T10:06:00Z">
        <w:r w:rsidR="008C4DBF">
          <w:rPr>
            <w:rFonts w:ascii="Times New Roman" w:hAnsi="Times New Roman" w:cs="Times New Roman"/>
          </w:rPr>
          <w:t xml:space="preserve"> </w:t>
        </w:r>
      </w:ins>
    </w:p>
    <w:p w14:paraId="4CDD89E1" w14:textId="1AF9E991"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For the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model, we fit equation (1) above in </w:t>
      </w:r>
      <w:r w:rsidR="00F82BF8" w:rsidRPr="00A05B8C">
        <w:rPr>
          <w:rFonts w:ascii="Times New Roman" w:hAnsi="Times New Roman" w:cs="Times New Roman"/>
        </w:rPr>
        <w:t xml:space="preserve">a </w:t>
      </w:r>
      <w:r w:rsidRPr="00A05B8C">
        <w:rPr>
          <w:rFonts w:ascii="Times New Roman" w:hAnsi="Times New Roman" w:cs="Times New Roman"/>
        </w:rPr>
        <w:t xml:space="preserve">Bayesian framework by calling </w:t>
      </w:r>
      <w:r w:rsidRPr="00CF7A1A">
        <w:rPr>
          <w:rFonts w:ascii="Times New Roman" w:hAnsi="Times New Roman" w:cs="Times New Roman"/>
          <w:i/>
        </w:rPr>
        <w:t>JAGS</w:t>
      </w:r>
      <w:r w:rsidRPr="00A05B8C">
        <w:rPr>
          <w:rFonts w:ascii="Times New Roman" w:hAnsi="Times New Roman" w:cs="Times New Roman"/>
        </w:rPr>
        <w:t xml:space="preserve"> version 4.2.0 from the R package </w:t>
      </w:r>
      <w:r w:rsidRPr="00CF7A1A">
        <w:rPr>
          <w:rFonts w:ascii="Times New Roman" w:hAnsi="Times New Roman" w:cs="Times New Roman"/>
          <w:i/>
        </w:rPr>
        <w:t>R2jags</w:t>
      </w:r>
      <w:r w:rsidRPr="00A05B8C">
        <w:rPr>
          <w:rFonts w:ascii="Times New Roman" w:hAnsi="Times New Roman" w:cs="Times New Roman"/>
        </w:rPr>
        <w:t xml:space="preserve"> version 0.05-6 </w:t>
      </w:r>
      <w:r w:rsidR="00C1682A" w:rsidRPr="00CF7A1A">
        <w:rPr>
          <w:rFonts w:ascii="Times New Roman" w:hAnsi="Times New Roman" w:cs="Times New Roman"/>
        </w:rPr>
        <w:t>(Su &amp;</w:t>
      </w:r>
      <w:r w:rsidRPr="00CF7A1A">
        <w:rPr>
          <w:rFonts w:ascii="Times New Roman" w:hAnsi="Times New Roman" w:cs="Times New Roman"/>
        </w:rPr>
        <w:t xml:space="preserve"> </w:t>
      </w:r>
      <w:proofErr w:type="spellStart"/>
      <w:r w:rsidRPr="00CF7A1A">
        <w:rPr>
          <w:rFonts w:ascii="Times New Roman" w:hAnsi="Times New Roman" w:cs="Times New Roman"/>
        </w:rPr>
        <w:t>Yajima</w:t>
      </w:r>
      <w:proofErr w:type="spellEnd"/>
      <w:r w:rsidR="00C1682A" w:rsidRPr="00CF7A1A">
        <w:rPr>
          <w:rFonts w:ascii="Times New Roman" w:hAnsi="Times New Roman" w:cs="Times New Roman"/>
        </w:rPr>
        <w:t>,</w:t>
      </w:r>
      <w:r w:rsidRPr="00CF7A1A">
        <w:rPr>
          <w:rFonts w:ascii="Times New Roman" w:hAnsi="Times New Roman" w:cs="Times New Roman"/>
        </w:rPr>
        <w:t xml:space="preserve"> 2015)</w:t>
      </w:r>
      <w:r w:rsidRPr="00A05B8C">
        <w:rPr>
          <w:rFonts w:ascii="Times New Roman" w:hAnsi="Times New Roman" w:cs="Times New Roman"/>
        </w:rPr>
        <w:t xml:space="preserve"> in order to derive posterior distributions and associated 95% credible intervals (CIs) for the fitted parameters,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We allow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to vary randomly among species. Random effects </w:t>
      </w:r>
      <w:proofErr w:type="gramStart"/>
      <w:r w:rsidRPr="00A05B8C">
        <w:rPr>
          <w:rFonts w:ascii="Times New Roman" w:hAnsi="Times New Roman" w:cs="Times New Roman"/>
        </w:rPr>
        <w:t>were assumed to be normally distributed</w:t>
      </w:r>
      <w:proofErr w:type="gramEnd"/>
      <w:r w:rsidRPr="00A05B8C">
        <w:rPr>
          <w:rFonts w:ascii="Times New Roman" w:hAnsi="Times New Roman" w:cs="Times New Roman"/>
        </w:rPr>
        <w:t xml:space="preserve">, with means of 0. Fitted parameters were assigned priors that were vague (i.e. locally uniform over the region supported by the likelihood) </w:t>
      </w:r>
      <w:r w:rsidRPr="00CF7A1A">
        <w:rPr>
          <w:rFonts w:ascii="Times New Roman" w:hAnsi="Times New Roman" w:cs="Times New Roman"/>
        </w:rPr>
        <w:t>(</w:t>
      </w:r>
      <w:proofErr w:type="spellStart"/>
      <w:r w:rsidRPr="00CF7A1A">
        <w:rPr>
          <w:rFonts w:ascii="Times New Roman" w:hAnsi="Times New Roman" w:cs="Times New Roman"/>
        </w:rPr>
        <w:t>Kruschke</w:t>
      </w:r>
      <w:proofErr w:type="spellEnd"/>
      <w:r w:rsidR="00851572" w:rsidRPr="00CF7A1A">
        <w:rPr>
          <w:rFonts w:ascii="Times New Roman" w:hAnsi="Times New Roman" w:cs="Times New Roman"/>
        </w:rPr>
        <w:t>,</w:t>
      </w:r>
      <w:r w:rsidRPr="00CF7A1A">
        <w:rPr>
          <w:rFonts w:ascii="Times New Roman" w:hAnsi="Times New Roman" w:cs="Times New Roman"/>
        </w:rPr>
        <w:t xml:space="preserve"> 2014).</w:t>
      </w:r>
      <w:r w:rsidRPr="00A05B8C">
        <w:rPr>
          <w:rFonts w:ascii="Times New Roman" w:hAnsi="Times New Roman" w:cs="Times New Roman"/>
        </w:rPr>
        <w:t xml:space="preserve"> The posterior distributions of model parameters were estimated using Markov chain Monte Carlo (MCMC) methods by constructing three chains of 1.5 </w:t>
      </w:r>
      <m:oMath>
        <m:r>
          <w:rPr>
            <w:rFonts w:ascii="Cambria Math" w:hAnsi="Cambria Math" w:cs="Times New Roman"/>
          </w:rPr>
          <m:t>×</m:t>
        </m:r>
      </m:oMath>
      <w:r w:rsidRPr="00A05B8C">
        <w:rPr>
          <w:rFonts w:ascii="Times New Roman" w:hAnsi="Times New Roman" w:cs="Times New Roman"/>
        </w:rPr>
        <w:t xml:space="preserve"> 106 steps each, i</w:t>
      </w:r>
      <w:proofErr w:type="spellStart"/>
      <w:r w:rsidRPr="00A05B8C">
        <w:rPr>
          <w:rFonts w:ascii="Times New Roman" w:hAnsi="Times New Roman" w:cs="Times New Roman"/>
        </w:rPr>
        <w:t>ncluding</w:t>
      </w:r>
      <w:proofErr w:type="spellEnd"/>
      <w:r w:rsidRPr="00A05B8C">
        <w:rPr>
          <w:rFonts w:ascii="Times New Roman" w:hAnsi="Times New Roman" w:cs="Times New Roman"/>
        </w:rPr>
        <w:t xml:space="preserve"> 7.5 </w:t>
      </w:r>
      <m:oMath>
        <m:r>
          <w:rPr>
            <w:rFonts w:ascii="Cambria Math" w:hAnsi="Cambria Math" w:cs="Times New Roman"/>
          </w:rPr>
          <m:t>×</m:t>
        </m:r>
      </m:oMath>
      <w:r w:rsidRPr="00A05B8C">
        <w:rPr>
          <w:rFonts w:ascii="Times New Roman" w:hAnsi="Times New Roman" w:cs="Times New Roman"/>
        </w:rPr>
        <w:t xml:space="preserve"> 105-step burn-in periods. Chains were thinned using a 375-step interval, so a total of 6,000 steps were retained to estimate posterior distributions (i.e. 3 </w:t>
      </w:r>
      <m:oMath>
        <m:r>
          <w:rPr>
            <w:rFonts w:ascii="Cambria Math" w:hAnsi="Cambria Math" w:cs="Times New Roman"/>
          </w:rPr>
          <m:t>×</m:t>
        </m:r>
      </m:oMath>
      <w:r w:rsidRPr="00A05B8C">
        <w:rPr>
          <w:rFonts w:ascii="Times New Roman" w:hAnsi="Times New Roman" w:cs="Times New Roman"/>
        </w:rPr>
        <w:t xml:space="preserve"> (1.5 </w:t>
      </w:r>
      <m:oMath>
        <m:r>
          <w:rPr>
            <w:rFonts w:ascii="Cambria Math" w:hAnsi="Cambria Math" w:cs="Times New Roman"/>
          </w:rPr>
          <m:t>×</m:t>
        </m:r>
      </m:oMath>
      <w:r w:rsidRPr="00A05B8C">
        <w:rPr>
          <w:rFonts w:ascii="Times New Roman" w:hAnsi="Times New Roman" w:cs="Times New Roman"/>
        </w:rPr>
        <w:t xml:space="preserve"> 106 - 7.5 </w:t>
      </w:r>
      <m:oMath>
        <m:r>
          <w:rPr>
            <w:rFonts w:ascii="Cambria Math" w:hAnsi="Cambria Math" w:cs="Times New Roman"/>
          </w:rPr>
          <m:t>×</m:t>
        </m:r>
      </m:oMath>
      <w:r w:rsidRPr="00A05B8C">
        <w:rPr>
          <w:rFonts w:ascii="Times New Roman" w:hAnsi="Times New Roman" w:cs="Times New Roman"/>
        </w:rPr>
        <w:t xml:space="preserve"> 105)/375 = 6,000).</w:t>
      </w:r>
    </w:p>
    <w:p w14:paraId="69FF5168" w14:textId="5DD4967A"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use the species-specific estimates (n = 14) for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obtained in </w:t>
      </w:r>
      <w:r w:rsidRPr="00CF7A1A">
        <w:rPr>
          <w:rFonts w:ascii="Times New Roman" w:hAnsi="Times New Roman" w:cs="Times New Roman"/>
          <w:i/>
        </w:rPr>
        <w:t>JAGS</w:t>
      </w:r>
      <w:r w:rsidRPr="00A05B8C">
        <w:rPr>
          <w:rFonts w:ascii="Times New Roman" w:hAnsi="Times New Roman" w:cs="Times New Roman"/>
        </w:rPr>
        <w:t xml:space="preserve"> in order to fit three separate ANOVA’s: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(native and invasive), a second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shape (erect and flat), and a third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w:t>
      </w:r>
      <w:r w:rsidR="003C334A" w:rsidRPr="00A05B8C">
        <w:rPr>
          <w:rFonts w:ascii="Times New Roman" w:hAnsi="Times New Roman" w:cs="Times New Roman"/>
        </w:rPr>
        <w:t xml:space="preserve">of erect shaped organisms </w:t>
      </w:r>
      <w:r w:rsidRPr="00A05B8C">
        <w:rPr>
          <w:rFonts w:ascii="Times New Roman" w:hAnsi="Times New Roman" w:cs="Times New Roman"/>
        </w:rPr>
        <w:t xml:space="preserve">(native and invasive). Ideally, a fairer test would be represented by a two-way ANOVA with a formal statistical interaction between status and shape. However, given that we only have 14 species in our dataset, doing so would most likely </w:t>
      </w:r>
      <w:proofErr w:type="spellStart"/>
      <w:r w:rsidRPr="00A05B8C">
        <w:rPr>
          <w:rFonts w:ascii="Times New Roman" w:hAnsi="Times New Roman" w:cs="Times New Roman"/>
        </w:rPr>
        <w:t>overfit</w:t>
      </w:r>
      <w:proofErr w:type="spellEnd"/>
      <w:r w:rsidRPr="00A05B8C">
        <w:rPr>
          <w:rFonts w:ascii="Times New Roman" w:hAnsi="Times New Roman" w:cs="Times New Roman"/>
        </w:rPr>
        <w:t xml:space="preserve"> the data (i.e. too many parameters to be estimated from few observations), so our approach is conservative. We fit these ANOVA’s for each one of the 6,000 MCMC parameter estimates in order to obtain a full ‘posterior distribution’ of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categories (status or shape). Statistical significance is judged by the lack of overlap between </w:t>
      </w:r>
      <w:r w:rsidR="00F82BF8" w:rsidRPr="00A05B8C">
        <w:rPr>
          <w:rFonts w:ascii="Times New Roman" w:hAnsi="Times New Roman" w:cs="Times New Roman"/>
        </w:rPr>
        <w:t xml:space="preserve">the 95% credible intervals of </w:t>
      </w:r>
      <w:r w:rsidRPr="00A05B8C">
        <w:rPr>
          <w:rFonts w:ascii="Times New Roman" w:hAnsi="Times New Roman" w:cs="Times New Roman"/>
        </w:rPr>
        <w:t>such distributions.</w:t>
      </w:r>
    </w:p>
    <w:p w14:paraId="6A9570FB" w14:textId="57A36E55" w:rsidR="003B5E2F" w:rsidRPr="00A05B8C" w:rsidRDefault="003B5E2F" w:rsidP="00977E64">
      <w:pPr>
        <w:spacing w:line="480" w:lineRule="auto"/>
        <w:ind w:firstLine="567"/>
        <w:rPr>
          <w:rFonts w:ascii="Times New Roman" w:hAnsi="Times New Roman" w:cs="Times New Roman"/>
        </w:rPr>
      </w:pPr>
      <w:commentRangeStart w:id="264"/>
      <w:r>
        <w:rPr>
          <w:rFonts w:ascii="Times New Roman" w:hAnsi="Times New Roman" w:cs="Times New Roman"/>
        </w:rPr>
        <w:lastRenderedPageBreak/>
        <w:t xml:space="preserve">Using the parameter estimates from the model above, for each species we first calculate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at 100%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m:t>
        </m:r>
      </m:oMath>
      <w:r>
        <w:rPr>
          <w:rFonts w:ascii="Times New Roman" w:hAnsi="Times New Roman" w:cs="Times New Roman"/>
        </w:rPr>
        <w:t xml:space="preserve"> and use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Pr>
          <w:rFonts w:ascii="Times New Roman" w:hAnsi="Times New Roman" w:cs="Times New Roman"/>
        </w:rPr>
        <w:t xml:space="preserve"> as our proxy for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Pr>
          <w:rFonts w:ascii="Times New Roman" w:hAnsi="Times New Roman" w:cs="Times New Roman"/>
        </w:rPr>
        <w:t xml:space="preserve">. </w:t>
      </w:r>
      <w:commentRangeEnd w:id="264"/>
      <w:r w:rsidR="0038197A">
        <w:rPr>
          <w:rStyle w:val="CommentReference"/>
        </w:rPr>
        <w:commentReference w:id="264"/>
      </w:r>
      <w:r w:rsidRPr="00A05B8C">
        <w:rPr>
          <w:rFonts w:ascii="Times New Roman" w:hAnsi="Times New Roman" w:cs="Times New Roman"/>
        </w:rPr>
        <w:t>We have also estimated the average point at which different species start displaying signs of stress due to decreasing oxygen availability. To do so, for each species, we use the average species-specific parameters from our Bayesian model in order to calculate the value of air saturation</w:t>
      </w:r>
      <w:r>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w:t>
      </w:r>
      <w:r w:rsidRPr="00A05B8C">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 0.95</m:t>
        </m:r>
      </m:oMath>
      <w:r w:rsidRPr="00A05B8C">
        <w:rPr>
          <w:rFonts w:ascii="Times New Roman" w:hAnsi="Times New Roman" w:cs="Times New Roman"/>
        </w:rPr>
        <w:t>.</w:t>
      </w:r>
    </w:p>
    <w:p w14:paraId="374D8E77" w14:textId="77777777" w:rsidR="00C8453E" w:rsidRPr="00A05B8C" w:rsidRDefault="00C8453E" w:rsidP="00977E64">
      <w:pPr>
        <w:spacing w:line="480" w:lineRule="auto"/>
        <w:ind w:firstLine="567"/>
        <w:rPr>
          <w:rFonts w:ascii="Times New Roman" w:hAnsi="Times New Roman" w:cs="Times New Roman"/>
        </w:rPr>
      </w:pPr>
    </w:p>
    <w:p w14:paraId="3907ADB0"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velocity and oxygen availability</w:t>
      </w:r>
    </w:p>
    <w:p w14:paraId="5038871C" w14:textId="77777777" w:rsidR="004B73D6" w:rsidRPr="00A05B8C"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All flow and oxygen measurements were conducted at sites within Port Phillip Bay, Victoria Australia. Flow and oxygen measurements were done in 5 sites: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Yacht Squadron</w:t>
      </w:r>
      <w:r>
        <w:rPr>
          <w:rFonts w:ascii="Times New Roman" w:hAnsi="Times New Roman" w:cs="Times New Roman"/>
        </w:rPr>
        <w:t xml:space="preserve"> (38° 21’ 23</w:t>
      </w:r>
      <w:r w:rsidRPr="00A05B8C">
        <w:rPr>
          <w:rFonts w:ascii="Times New Roman" w:hAnsi="Times New Roman" w:cs="Times New Roman"/>
        </w:rPr>
        <w:t>” S; 144° 46’ 2</w:t>
      </w:r>
      <w:r>
        <w:rPr>
          <w:rFonts w:ascii="Times New Roman" w:hAnsi="Times New Roman" w:cs="Times New Roman"/>
        </w:rPr>
        <w:t>2</w:t>
      </w:r>
      <w:r w:rsidRPr="00A05B8C">
        <w:rPr>
          <w:rFonts w:ascii="Times New Roman" w:hAnsi="Times New Roman" w:cs="Times New Roman"/>
        </w:rPr>
        <w:t>” E), Royal Brighton Yacht Club (37° 54’2</w:t>
      </w:r>
      <w:r>
        <w:rPr>
          <w:rFonts w:ascii="Times New Roman" w:hAnsi="Times New Roman" w:cs="Times New Roman"/>
        </w:rPr>
        <w:t>3</w:t>
      </w:r>
      <w:r w:rsidRPr="00A05B8C">
        <w:rPr>
          <w:rFonts w:ascii="Times New Roman" w:hAnsi="Times New Roman" w:cs="Times New Roman"/>
        </w:rPr>
        <w:t>” S; 144° 58’ 5</w:t>
      </w:r>
      <w:r>
        <w:rPr>
          <w:rFonts w:ascii="Times New Roman" w:hAnsi="Times New Roman" w:cs="Times New Roman"/>
        </w:rPr>
        <w:t>3</w:t>
      </w:r>
      <w:r w:rsidRPr="00A05B8C">
        <w:rPr>
          <w:rFonts w:ascii="Times New Roman" w:hAnsi="Times New Roman" w:cs="Times New Roman"/>
        </w:rPr>
        <w:t>” E), Royal Melbourne Yacht S</w:t>
      </w:r>
      <w:r>
        <w:rPr>
          <w:rFonts w:ascii="Times New Roman" w:hAnsi="Times New Roman" w:cs="Times New Roman"/>
        </w:rPr>
        <w:t>quadron (St Kilda) (31° 51’ 45</w:t>
      </w:r>
      <w:r w:rsidRPr="00A05B8C">
        <w:rPr>
          <w:rFonts w:ascii="Times New Roman" w:hAnsi="Times New Roman" w:cs="Times New Roman"/>
        </w:rPr>
        <w:t>” S</w:t>
      </w:r>
      <w:r>
        <w:rPr>
          <w:rFonts w:ascii="Times New Roman" w:hAnsi="Times New Roman" w:cs="Times New Roman"/>
        </w:rPr>
        <w:t>; 144° 57’ 51</w:t>
      </w:r>
      <w:r w:rsidRPr="00A05B8C">
        <w:rPr>
          <w:rFonts w:ascii="Times New Roman" w:hAnsi="Times New Roman" w:cs="Times New Roman"/>
        </w:rPr>
        <w:t xml:space="preserve">” E), </w:t>
      </w:r>
      <w:proofErr w:type="spellStart"/>
      <w:r w:rsidRPr="00A05B8C">
        <w:rPr>
          <w:rFonts w:ascii="Times New Roman" w:hAnsi="Times New Roman" w:cs="Times New Roman"/>
        </w:rPr>
        <w:t>Q</w:t>
      </w:r>
      <w:r>
        <w:rPr>
          <w:rFonts w:ascii="Times New Roman" w:hAnsi="Times New Roman" w:cs="Times New Roman"/>
        </w:rPr>
        <w:t>ueenscliff</w:t>
      </w:r>
      <w:proofErr w:type="spellEnd"/>
      <w:r>
        <w:rPr>
          <w:rFonts w:ascii="Times New Roman" w:hAnsi="Times New Roman" w:cs="Times New Roman"/>
        </w:rPr>
        <w:t xml:space="preserve"> </w:t>
      </w:r>
      <w:proofErr w:type="spellStart"/>
      <w:r>
        <w:rPr>
          <w:rFonts w:ascii="Times New Roman" w:hAnsi="Times New Roman" w:cs="Times New Roman"/>
        </w:rPr>
        <w:t>Harbour</w:t>
      </w:r>
      <w:proofErr w:type="spellEnd"/>
      <w:r>
        <w:rPr>
          <w:rFonts w:ascii="Times New Roman" w:hAnsi="Times New Roman" w:cs="Times New Roman"/>
        </w:rPr>
        <w:t xml:space="preserve"> (38° 15’ 50</w:t>
      </w:r>
      <w:r w:rsidRPr="00A05B8C">
        <w:rPr>
          <w:rFonts w:ascii="Times New Roman" w:hAnsi="Times New Roman" w:cs="Times New Roman"/>
        </w:rPr>
        <w:t>” S; 144° 40’ 1</w:t>
      </w:r>
      <w:r>
        <w:rPr>
          <w:rFonts w:ascii="Times New Roman" w:hAnsi="Times New Roman" w:cs="Times New Roman"/>
        </w:rPr>
        <w:t>0</w:t>
      </w:r>
      <w:r w:rsidRPr="00A05B8C">
        <w:rPr>
          <w:rFonts w:ascii="Times New Roman" w:hAnsi="Times New Roman" w:cs="Times New Roman"/>
        </w:rPr>
        <w:t xml:space="preserve">” E) and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(38° 15’ 47.</w:t>
      </w:r>
      <w:r>
        <w:rPr>
          <w:rFonts w:ascii="Times New Roman" w:hAnsi="Times New Roman" w:cs="Times New Roman"/>
        </w:rPr>
        <w:t>20</w:t>
      </w:r>
      <w:r w:rsidRPr="00A05B8C">
        <w:rPr>
          <w:rFonts w:ascii="Times New Roman" w:hAnsi="Times New Roman" w:cs="Times New Roman"/>
        </w:rPr>
        <w:t>” S; 144° 40’ 6.</w:t>
      </w:r>
      <w:r>
        <w:rPr>
          <w:rFonts w:ascii="Times New Roman" w:hAnsi="Times New Roman" w:cs="Times New Roman"/>
        </w:rPr>
        <w:t>00</w:t>
      </w:r>
      <w:r w:rsidRPr="00A05B8C">
        <w:rPr>
          <w:rFonts w:ascii="Times New Roman" w:hAnsi="Times New Roman" w:cs="Times New Roman"/>
        </w:rPr>
        <w:t xml:space="preserve">” E). </w:t>
      </w:r>
      <w:proofErr w:type="gramStart"/>
      <w:r w:rsidRPr="00A05B8C">
        <w:rPr>
          <w:rFonts w:ascii="Times New Roman" w:hAnsi="Times New Roman" w:cs="Times New Roman"/>
        </w:rPr>
        <w:t xml:space="preserve">All sites other than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are sheltered by a </w:t>
      </w:r>
      <w:proofErr w:type="spellStart"/>
      <w:r w:rsidRPr="00A05B8C">
        <w:rPr>
          <w:rFonts w:ascii="Times New Roman" w:hAnsi="Times New Roman" w:cs="Times New Roman"/>
        </w:rPr>
        <w:t>breakwall</w:t>
      </w:r>
      <w:proofErr w:type="spellEnd"/>
      <w:r w:rsidRPr="00A05B8C">
        <w:rPr>
          <w:rFonts w:ascii="Times New Roman" w:hAnsi="Times New Roman" w:cs="Times New Roman"/>
        </w:rPr>
        <w:t>, floating pontoons, or both</w:t>
      </w:r>
      <w:proofErr w:type="gramEnd"/>
      <w:r w:rsidRPr="00A05B8C">
        <w:rPr>
          <w:rFonts w:ascii="Times New Roman" w:hAnsi="Times New Roman" w:cs="Times New Roman"/>
        </w:rPr>
        <w:t xml:space="preserve">. </w:t>
      </w:r>
    </w:p>
    <w:p w14:paraId="23A42267" w14:textId="092C55E4"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were interested in flow velocities at the scales and microsites that were relevant to the study organisms – the conditions just a few millimeters above the organisms. As such, we needed to use a more old-fashioned but reliable approach to measuring local flow speeds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&lt;EndNote&gt;&lt;Cite&gt;&lt;Author&gt;Vogel&lt;/Author&gt;&lt;Year&gt;1994&lt;/Year&gt;&lt;RecNum&gt;249&lt;/RecNum&gt;&lt;DisplayText&gt;(Vogel, 1994)&lt;/DisplayText&gt;&lt;record&gt;&lt;rec-number&gt;249&lt;/rec-number&gt;&lt;foreign-keys&gt;&lt;key app="EN" db-id="wasapzp9xa0dr9etatnpvapgpavfsw25at0e" timestamp="1403672682"&gt;249&lt;/key&gt;&lt;/foreign-keys&gt;&lt;ref-type name="Book"&gt;6&lt;/ref-type&gt;&lt;contributors&gt;&lt;authors&gt;&lt;author&gt;Vogel, S.&lt;/author&gt;&lt;/authors&gt;&lt;/contributors&gt;&lt;titles&gt;&lt;title&gt;Life in Moving Fluids: The Physical Biology of Flow&lt;/title&gt;&lt;/titles&gt;&lt;dates&gt;&lt;year&gt;1994&lt;/year&gt;&lt;/dates&gt;&lt;publisher&gt;Princeton University Press&lt;/publisher&gt;&lt;isbn&gt;9780691026169&lt;/isbn&gt;&lt;urls&gt;&lt;related-urls&gt;&lt;url&gt;http://books.google.com.au/books?id=XBqncfXFsOIC&lt;/url&gt;&lt;/related-urls&gt;&lt;/urls&gt;&lt;/record&gt;&lt;/Cite&gt;&lt;/EndNote&gt;</w:instrText>
      </w:r>
      <w:r w:rsidRPr="00A05B8C">
        <w:rPr>
          <w:rFonts w:ascii="Times New Roman" w:hAnsi="Times New Roman" w:cs="Times New Roman"/>
        </w:rPr>
        <w:fldChar w:fldCharType="separate"/>
      </w:r>
      <w:r w:rsidRPr="00A05B8C">
        <w:rPr>
          <w:rFonts w:ascii="Times New Roman" w:hAnsi="Times New Roman" w:cs="Times New Roman"/>
          <w:noProof/>
        </w:rPr>
        <w:t>(</w:t>
      </w:r>
      <w:r w:rsidR="00E36EE8" w:rsidRPr="00A05B8C">
        <w:rPr>
          <w:rFonts w:ascii="Times New Roman" w:hAnsi="Times New Roman" w:cs="Times New Roman"/>
          <w:noProof/>
        </w:rPr>
        <w:t>Vogel, 1994</w:t>
      </w:r>
      <w:r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To measure flow velocities adjacent to the stud</w:t>
      </w:r>
      <w:r w:rsidR="008524F7">
        <w:rPr>
          <w:rFonts w:ascii="Times New Roman" w:hAnsi="Times New Roman" w:cs="Times New Roman"/>
        </w:rPr>
        <w:t>y communities, we released 30 ml</w:t>
      </w:r>
      <w:r w:rsidRPr="00A05B8C">
        <w:rPr>
          <w:rFonts w:ascii="Times New Roman" w:hAnsi="Times New Roman" w:cs="Times New Roman"/>
        </w:rPr>
        <w:t xml:space="preserve"> of milk among the sessile community and measured the distance travelled (cm) by the leading edge from the </w:t>
      </w:r>
      <w:proofErr w:type="gramStart"/>
      <w:r w:rsidRPr="00A05B8C">
        <w:rPr>
          <w:rFonts w:ascii="Times New Roman" w:hAnsi="Times New Roman" w:cs="Times New Roman"/>
        </w:rPr>
        <w:t>point-source</w:t>
      </w:r>
      <w:proofErr w:type="gramEnd"/>
      <w:r w:rsidRPr="00A05B8C">
        <w:rPr>
          <w:rFonts w:ascii="Times New Roman" w:hAnsi="Times New Roman" w:cs="Times New Roman"/>
        </w:rPr>
        <w:t xml:space="preserve"> 30 and 60 seconds following release. Three replicate measures at each sampling location where taken, from which we calculated an average flow velocity (cm s</w:t>
      </w:r>
      <w:r w:rsidRPr="00A05B8C">
        <w:rPr>
          <w:rFonts w:ascii="Times New Roman" w:hAnsi="Times New Roman" w:cs="Times New Roman"/>
          <w:vertAlign w:val="superscript"/>
        </w:rPr>
        <w:t>-1</w:t>
      </w:r>
      <w:r w:rsidRPr="00A05B8C">
        <w:rPr>
          <w:rFonts w:ascii="Times New Roman" w:hAnsi="Times New Roman" w:cs="Times New Roman"/>
        </w:rPr>
        <w:t xml:space="preserve">) for each site. </w:t>
      </w:r>
    </w:p>
    <w:p w14:paraId="6AC88C1A" w14:textId="084999DD"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To measure oxygen content in the water adjacent to the sessile community, we used fiber optic sensors connected to a fiber optic oxygen meter (</w:t>
      </w:r>
      <w:proofErr w:type="spellStart"/>
      <w:r w:rsidRPr="00A05B8C">
        <w:rPr>
          <w:rFonts w:ascii="Times New Roman" w:hAnsi="Times New Roman" w:cs="Times New Roman"/>
        </w:rPr>
        <w:t>Firesting</w:t>
      </w:r>
      <w:proofErr w:type="spellEnd"/>
      <w:r w:rsidRPr="00A05B8C">
        <w:rPr>
          <w:rFonts w:ascii="Times New Roman" w:hAnsi="Times New Roman" w:cs="Times New Roman"/>
        </w:rPr>
        <w:t>; Pyro Sciences, Aachen-</w:t>
      </w:r>
      <w:r w:rsidRPr="00A05B8C">
        <w:rPr>
          <w:rFonts w:ascii="Times New Roman" w:hAnsi="Times New Roman" w:cs="Times New Roman"/>
        </w:rPr>
        <w:lastRenderedPageBreak/>
        <w:t xml:space="preserve">Germany). The sensors, stainless tubes of 10 cm length with a sensor of 3 mm diameter on the tip, were calibrated using air saturated seawater (100% saturation) and seawater containing 2% sodium sulfite (0% saturation). After calibration the sensors were placed at 30 cm depth at </w:t>
      </w:r>
      <w:r w:rsidR="00823243">
        <w:rPr>
          <w:rFonts w:ascii="Times New Roman" w:hAnsi="Times New Roman" w:cs="Times New Roman"/>
        </w:rPr>
        <w:t>~</w:t>
      </w:r>
      <w:r w:rsidRPr="00A05B8C">
        <w:rPr>
          <w:rFonts w:ascii="Times New Roman" w:hAnsi="Times New Roman" w:cs="Times New Roman"/>
        </w:rPr>
        <w:t xml:space="preserve">1 mm distance from benthic communities growing on the surface of floating pontoons and piers – for detailed methods see Ferguson </w:t>
      </w:r>
      <w:r w:rsidRPr="00A05B8C">
        <w:rPr>
          <w:rFonts w:ascii="Times New Roman" w:hAnsi="Times New Roman" w:cs="Times New Roman"/>
          <w:i/>
        </w:rPr>
        <w:t>et al</w:t>
      </w:r>
      <w:r w:rsidRPr="00A05B8C">
        <w:rPr>
          <w:rFonts w:ascii="Times New Roman" w:hAnsi="Times New Roman" w:cs="Times New Roman"/>
        </w:rPr>
        <w:t>. (2013). For study sites within marinas, the oxygen availability from 12 regularly spaced sampling points was measured; four sampling points in the most sheltered zone of the marina, four in the most exposed zone and four in the middle of each marina. At each sampling point within each site, six replicate oxygen measures were taken. The duration of the samplings lasted until oxygen readings had stabilized after the disturbance of introducing the probe had dissipated (approximately 5 - 10 minutes). At pier sites, which were smaller than the marinas, we measured oxygen levels from three sampling points with equidistant locations (~ 15 m apart). To estimate temporal variability in flow and oxygen conditions at each site, we measured both flow velocities and oxygen levels on five noncontiguous days at each site yielding a total of 1</w:t>
      </w:r>
      <w:r>
        <w:rPr>
          <w:rFonts w:ascii="Times New Roman" w:hAnsi="Times New Roman" w:cs="Times New Roman"/>
        </w:rPr>
        <w:t>53</w:t>
      </w:r>
      <w:r w:rsidRPr="00A05B8C">
        <w:rPr>
          <w:rFonts w:ascii="Times New Roman" w:hAnsi="Times New Roman" w:cs="Times New Roman"/>
        </w:rPr>
        <w:t xml:space="preserve">0 measures of oxygen across all 5 sites. </w:t>
      </w:r>
    </w:p>
    <w:p w14:paraId="41B69F7B" w14:textId="77777777" w:rsidR="004B73D6" w:rsidRDefault="004B73D6" w:rsidP="00C27738">
      <w:pPr>
        <w:spacing w:line="480" w:lineRule="auto"/>
        <w:rPr>
          <w:rFonts w:ascii="Times New Roman" w:hAnsi="Times New Roman" w:cs="Times New Roman"/>
          <w:b/>
        </w:rPr>
      </w:pPr>
    </w:p>
    <w:p w14:paraId="7B314BE6" w14:textId="41414E08" w:rsidR="001B5471" w:rsidRPr="00A05B8C" w:rsidRDefault="00A22F72" w:rsidP="00C27738">
      <w:pPr>
        <w:spacing w:line="480" w:lineRule="auto"/>
        <w:rPr>
          <w:rFonts w:ascii="Times New Roman" w:hAnsi="Times New Roman" w:cs="Times New Roman"/>
          <w:b/>
        </w:rPr>
      </w:pPr>
      <w:r w:rsidRPr="00A05B8C">
        <w:rPr>
          <w:rFonts w:ascii="Times New Roman" w:hAnsi="Times New Roman" w:cs="Times New Roman"/>
          <w:b/>
        </w:rPr>
        <w:t>R</w:t>
      </w:r>
      <w:r w:rsidR="006F1C06" w:rsidRPr="00A05B8C">
        <w:rPr>
          <w:rFonts w:ascii="Times New Roman" w:hAnsi="Times New Roman" w:cs="Times New Roman"/>
          <w:b/>
        </w:rPr>
        <w:t>esults</w:t>
      </w:r>
    </w:p>
    <w:p w14:paraId="118661C5" w14:textId="77777777" w:rsidR="006F1C06" w:rsidRPr="00A05B8C" w:rsidRDefault="006F1C06" w:rsidP="00C27738">
      <w:pPr>
        <w:spacing w:line="480" w:lineRule="auto"/>
        <w:rPr>
          <w:rFonts w:ascii="Times New Roman" w:hAnsi="Times New Roman" w:cs="Times New Roman"/>
        </w:rPr>
      </w:pPr>
    </w:p>
    <w:p w14:paraId="1DEA75BF" w14:textId="0D1DFF57" w:rsidR="001B5471" w:rsidRPr="00A05B8C" w:rsidRDefault="005465AA" w:rsidP="00C27738">
      <w:pPr>
        <w:spacing w:line="480" w:lineRule="auto"/>
        <w:rPr>
          <w:rFonts w:ascii="Times New Roman" w:hAnsi="Times New Roman" w:cs="Times New Roman"/>
          <w:i/>
        </w:rPr>
      </w:pPr>
      <w:r w:rsidRPr="00A05B8C">
        <w:rPr>
          <w:rFonts w:ascii="Times New Roman" w:hAnsi="Times New Roman" w:cs="Times New Roman"/>
          <w:i/>
        </w:rPr>
        <w:t>Tolerance to low oxygen conditions</w:t>
      </w:r>
    </w:p>
    <w:p w14:paraId="0AB24F06" w14:textId="72A4CE3D" w:rsidR="00936BE0"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Both </w:t>
      </w:r>
      <w:r w:rsidR="00776230" w:rsidRPr="00A05B8C">
        <w:rPr>
          <w:rFonts w:ascii="Times New Roman" w:hAnsi="Times New Roman" w:cs="Times New Roman"/>
        </w:rPr>
        <w:t>the status</w:t>
      </w:r>
      <w:r w:rsidRPr="00A05B8C">
        <w:rPr>
          <w:rFonts w:ascii="Times New Roman" w:hAnsi="Times New Roman" w:cs="Times New Roman"/>
        </w:rPr>
        <w:t xml:space="preserve"> of species</w:t>
      </w:r>
      <w:r w:rsidR="00776230">
        <w:rPr>
          <w:rFonts w:ascii="Times New Roman" w:hAnsi="Times New Roman" w:cs="Times New Roman"/>
        </w:rPr>
        <w:t xml:space="preserve"> (invasive and native) and </w:t>
      </w:r>
      <w:r w:rsidR="00776230" w:rsidRPr="00A05B8C">
        <w:rPr>
          <w:rFonts w:ascii="Times New Roman" w:hAnsi="Times New Roman" w:cs="Times New Roman"/>
        </w:rPr>
        <w:t xml:space="preserve">growth form of species </w:t>
      </w:r>
      <w:r w:rsidR="00776230">
        <w:rPr>
          <w:rFonts w:ascii="Times New Roman" w:hAnsi="Times New Roman" w:cs="Times New Roman"/>
        </w:rPr>
        <w:t>(erect or flat) influenced</w:t>
      </w:r>
      <w:r w:rsidRPr="00A05B8C">
        <w:rPr>
          <w:rFonts w:ascii="Times New Roman" w:hAnsi="Times New Roman" w:cs="Times New Roman"/>
        </w:rPr>
        <w:t xml:space="preserve"> their tolerance to low oxygen conditions</w:t>
      </w:r>
      <w:r w:rsidR="009E5DFC">
        <w:rPr>
          <w:rFonts w:ascii="Times New Roman" w:hAnsi="Times New Roman" w:cs="Times New Roman"/>
        </w:rPr>
        <w:t xml:space="preserve"> (i.e.</w:t>
      </w:r>
      <w:r w:rsidR="00C310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C3107A">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9E5DFC">
        <w:rPr>
          <w:rFonts w:ascii="Times New Roman" w:hAnsi="Times New Roman" w:cs="Times New Roman"/>
        </w:rPr>
        <w:t>, Equation 1)</w:t>
      </w:r>
      <w:r w:rsidRPr="00A05B8C">
        <w:rPr>
          <w:rFonts w:ascii="Times New Roman" w:hAnsi="Times New Roman" w:cs="Times New Roman"/>
        </w:rPr>
        <w:t xml:space="preserve">: </w:t>
      </w:r>
      <w:commentRangeStart w:id="265"/>
      <w:commentRangeStart w:id="266"/>
      <w:r w:rsidR="00776230" w:rsidRPr="00A05B8C">
        <w:rPr>
          <w:rFonts w:ascii="Times New Roman" w:hAnsi="Times New Roman" w:cs="Times New Roman"/>
        </w:rPr>
        <w:t xml:space="preserve">invasive species tolerate oxygen levels that are </w:t>
      </w:r>
      <w:r w:rsidR="00776230">
        <w:rPr>
          <w:rFonts w:ascii="Times New Roman" w:hAnsi="Times New Roman" w:cs="Times New Roman"/>
        </w:rPr>
        <w:t>~1.7-fold</w:t>
      </w:r>
      <w:r w:rsidR="00776230" w:rsidRPr="00A05B8C">
        <w:rPr>
          <w:rFonts w:ascii="Times New Roman" w:hAnsi="Times New Roman" w:cs="Times New Roman"/>
        </w:rPr>
        <w:t xml:space="preserve"> lower than the critical values for native species (Fig. 2</w:t>
      </w:r>
      <w:r w:rsidR="00776230">
        <w:rPr>
          <w:rFonts w:ascii="Times New Roman" w:hAnsi="Times New Roman" w:cs="Times New Roman"/>
        </w:rPr>
        <w:t>a</w:t>
      </w:r>
      <w:r w:rsidR="00776230" w:rsidRPr="00A05B8C">
        <w:rPr>
          <w:rFonts w:ascii="Times New Roman" w:hAnsi="Times New Roman" w:cs="Times New Roman"/>
        </w:rPr>
        <w:t>); similarly</w:t>
      </w:r>
      <w:r w:rsidR="00776230">
        <w:rPr>
          <w:rFonts w:ascii="Times New Roman" w:hAnsi="Times New Roman" w:cs="Times New Roman"/>
        </w:rPr>
        <w:t xml:space="preserve"> </w:t>
      </w:r>
      <w:r w:rsidRPr="00A05B8C">
        <w:rPr>
          <w:rFonts w:ascii="Times New Roman" w:hAnsi="Times New Roman" w:cs="Times New Roman"/>
        </w:rPr>
        <w:t>flat species tolerate oxygen leve</w:t>
      </w:r>
      <w:r w:rsidR="002F7145" w:rsidRPr="00A05B8C">
        <w:rPr>
          <w:rFonts w:ascii="Times New Roman" w:hAnsi="Times New Roman" w:cs="Times New Roman"/>
        </w:rPr>
        <w:t>ls</w:t>
      </w:r>
      <w:r w:rsidR="009626C0" w:rsidRPr="00A05B8C">
        <w:rPr>
          <w:rFonts w:ascii="Times New Roman" w:hAnsi="Times New Roman" w:cs="Times New Roman"/>
        </w:rPr>
        <w:t xml:space="preserve"> </w:t>
      </w:r>
      <w:r w:rsidR="00425327" w:rsidRPr="00A05B8C">
        <w:rPr>
          <w:rFonts w:ascii="Times New Roman" w:hAnsi="Times New Roman" w:cs="Times New Roman"/>
        </w:rPr>
        <w:t>that are</w:t>
      </w:r>
      <w:r w:rsidR="009E5DFC">
        <w:rPr>
          <w:rFonts w:ascii="Times New Roman" w:hAnsi="Times New Roman" w:cs="Times New Roman"/>
        </w:rPr>
        <w:t xml:space="preserve"> on average</w:t>
      </w:r>
      <w:r w:rsidR="00425327" w:rsidRPr="00A05B8C">
        <w:rPr>
          <w:rFonts w:ascii="Times New Roman" w:hAnsi="Times New Roman" w:cs="Times New Roman"/>
        </w:rPr>
        <w:t xml:space="preserve"> </w:t>
      </w:r>
      <w:r w:rsidR="009E5DFC">
        <w:rPr>
          <w:rFonts w:ascii="Times New Roman" w:hAnsi="Times New Roman" w:cs="Times New Roman"/>
        </w:rPr>
        <w:t>~2.3-fold</w:t>
      </w:r>
      <w:r w:rsidR="00425327" w:rsidRPr="00A05B8C">
        <w:rPr>
          <w:rFonts w:ascii="Times New Roman" w:hAnsi="Times New Roman" w:cs="Times New Roman"/>
        </w:rPr>
        <w:t xml:space="preserve"> lower than the critical values for </w:t>
      </w:r>
      <w:r w:rsidR="002F7145" w:rsidRPr="00A05B8C">
        <w:rPr>
          <w:rFonts w:ascii="Times New Roman" w:hAnsi="Times New Roman" w:cs="Times New Roman"/>
        </w:rPr>
        <w:t>erect species (Fig</w:t>
      </w:r>
      <w:r w:rsidR="006F1C06" w:rsidRPr="00A05B8C">
        <w:rPr>
          <w:rFonts w:ascii="Times New Roman" w:hAnsi="Times New Roman" w:cs="Times New Roman"/>
        </w:rPr>
        <w:t>.</w:t>
      </w:r>
      <w:r w:rsidR="00ED61FA" w:rsidRPr="00A05B8C">
        <w:rPr>
          <w:rFonts w:ascii="Times New Roman" w:hAnsi="Times New Roman" w:cs="Times New Roman"/>
        </w:rPr>
        <w:t xml:space="preserve"> 2</w:t>
      </w:r>
      <w:r w:rsidR="00776230">
        <w:rPr>
          <w:rFonts w:ascii="Times New Roman" w:hAnsi="Times New Roman" w:cs="Times New Roman"/>
        </w:rPr>
        <w:t>b</w:t>
      </w:r>
      <w:r w:rsidRPr="00A05B8C">
        <w:rPr>
          <w:rFonts w:ascii="Times New Roman" w:hAnsi="Times New Roman" w:cs="Times New Roman"/>
        </w:rPr>
        <w:t xml:space="preserve">). </w:t>
      </w:r>
      <w:commentRangeEnd w:id="265"/>
      <w:r w:rsidR="00142F93">
        <w:rPr>
          <w:rStyle w:val="CommentReference"/>
        </w:rPr>
        <w:commentReference w:id="265"/>
      </w:r>
      <w:commentRangeEnd w:id="266"/>
      <w:r w:rsidR="001F0FDF">
        <w:rPr>
          <w:rStyle w:val="CommentReference"/>
        </w:rPr>
        <w:commentReference w:id="266"/>
      </w:r>
      <w:r w:rsidR="00823243" w:rsidRPr="00A05B8C">
        <w:rPr>
          <w:rFonts w:ascii="Times New Roman" w:hAnsi="Times New Roman" w:cs="Times New Roman"/>
        </w:rPr>
        <w:t xml:space="preserve">Unfortunately, the </w:t>
      </w:r>
      <w:r w:rsidR="00823243">
        <w:rPr>
          <w:rFonts w:ascii="Times New Roman" w:hAnsi="Times New Roman" w:cs="Times New Roman"/>
        </w:rPr>
        <w:t xml:space="preserve">collection sites </w:t>
      </w:r>
      <w:r w:rsidR="00823243" w:rsidRPr="00A05B8C">
        <w:rPr>
          <w:rFonts w:ascii="Times New Roman" w:hAnsi="Times New Roman" w:cs="Times New Roman"/>
        </w:rPr>
        <w:t xml:space="preserve">we used only had one native species with a flat growth form so we could not </w:t>
      </w:r>
      <w:r w:rsidR="00823243" w:rsidRPr="00A05B8C">
        <w:rPr>
          <w:rFonts w:ascii="Times New Roman" w:hAnsi="Times New Roman" w:cs="Times New Roman"/>
        </w:rPr>
        <w:lastRenderedPageBreak/>
        <w:t>formally compare invasive and native species with that growth form.</w:t>
      </w:r>
      <w:r w:rsidRPr="00A05B8C">
        <w:rPr>
          <w:rFonts w:ascii="Times New Roman" w:hAnsi="Times New Roman" w:cs="Times New Roman"/>
        </w:rPr>
        <w:t xml:space="preserve"> Consequently, when </w:t>
      </w:r>
      <w:r w:rsidR="00ED61FA"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consider just the erect form, for which there were both multiple invasive and native species in the dataset, erect invasive species could tolerate </w:t>
      </w:r>
      <w:r w:rsidR="004B1987" w:rsidRPr="00A05B8C">
        <w:rPr>
          <w:rFonts w:ascii="Times New Roman" w:hAnsi="Times New Roman" w:cs="Times New Roman"/>
        </w:rPr>
        <w:t xml:space="preserve">significantly </w:t>
      </w:r>
      <w:r w:rsidRPr="00A05B8C">
        <w:rPr>
          <w:rFonts w:ascii="Times New Roman" w:hAnsi="Times New Roman" w:cs="Times New Roman"/>
        </w:rPr>
        <w:t>lower oxygen levels than erect native species (Fig</w:t>
      </w:r>
      <w:r w:rsidR="006F1C06" w:rsidRPr="00A05B8C">
        <w:rPr>
          <w:rFonts w:ascii="Times New Roman" w:hAnsi="Times New Roman" w:cs="Times New Roman"/>
        </w:rPr>
        <w:t>.</w:t>
      </w:r>
      <w:r w:rsidRPr="00A05B8C">
        <w:rPr>
          <w:rFonts w:ascii="Times New Roman" w:hAnsi="Times New Roman" w:cs="Times New Roman"/>
        </w:rPr>
        <w:t xml:space="preserve"> 3). </w:t>
      </w:r>
    </w:p>
    <w:p w14:paraId="241AC6E4" w14:textId="06EAB052" w:rsidR="004579B2" w:rsidRPr="00A05B8C" w:rsidRDefault="004579B2" w:rsidP="00C27738">
      <w:pPr>
        <w:spacing w:line="480" w:lineRule="auto"/>
        <w:rPr>
          <w:rFonts w:ascii="Times New Roman" w:hAnsi="Times New Roman" w:cs="Times New Roman"/>
        </w:rPr>
      </w:pPr>
    </w:p>
    <w:p w14:paraId="28908CFD"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and oxygen availability</w:t>
      </w:r>
    </w:p>
    <w:p w14:paraId="086F510F" w14:textId="4CCAC2E5" w:rsidR="004B73D6"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The sites with the lowest flow velocity were St. Kilda (1.4 ± </w:t>
      </w:r>
      <w:r>
        <w:rPr>
          <w:rFonts w:ascii="Times New Roman" w:hAnsi="Times New Roman" w:cs="Times New Roman"/>
        </w:rPr>
        <w:t>1.0</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and Brighton (1.5 ± 4.3 cm seg</w:t>
      </w:r>
      <w:r w:rsidRPr="00A05B8C">
        <w:rPr>
          <w:rFonts w:ascii="Times New Roman" w:hAnsi="Times New Roman" w:cs="Times New Roman"/>
          <w:vertAlign w:val="superscript"/>
        </w:rPr>
        <w:t>-1</w:t>
      </w:r>
      <w:r w:rsidRPr="00A05B8C">
        <w:rPr>
          <w:rFonts w:ascii="Times New Roman" w:hAnsi="Times New Roman" w:cs="Times New Roman"/>
        </w:rPr>
        <w:t xml:space="preserve">), followed by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Harbor (3.5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xml:space="preserve">) and </w:t>
      </w:r>
      <w:proofErr w:type="spellStart"/>
      <w:r w:rsidRPr="00A05B8C">
        <w:rPr>
          <w:rFonts w:ascii="Times New Roman" w:hAnsi="Times New Roman" w:cs="Times New Roman"/>
        </w:rPr>
        <w:t>Blairgowrie</w:t>
      </w:r>
      <w:proofErr w:type="spellEnd"/>
      <w:r w:rsidRPr="00A05B8C">
        <w:rPr>
          <w:rFonts w:ascii="Times New Roman" w:hAnsi="Times New Roman" w:cs="Times New Roman"/>
        </w:rPr>
        <w:t xml:space="preserve"> (3.6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00776230">
        <w:rPr>
          <w:rFonts w:ascii="Times New Roman" w:hAnsi="Times New Roman" w:cs="Times New Roman"/>
        </w:rPr>
        <w:t xml:space="preserve">).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highest flow compared to all other studies sites (19.0 ± 6.</w:t>
      </w:r>
      <w:r>
        <w:rPr>
          <w:rFonts w:ascii="Times New Roman" w:hAnsi="Times New Roman" w:cs="Times New Roman"/>
        </w:rPr>
        <w:t>5</w:t>
      </w:r>
      <w:r w:rsidRPr="00A05B8C">
        <w:rPr>
          <w:rFonts w:ascii="Times New Roman" w:hAnsi="Times New Roman" w:cs="Times New Roman"/>
        </w:rPr>
        <w:t xml:space="preserve"> </w:t>
      </w:r>
      <w:r>
        <w:rPr>
          <w:rFonts w:ascii="Times New Roman" w:hAnsi="Times New Roman" w:cs="Times New Roman"/>
        </w:rPr>
        <w:t>c</w:t>
      </w:r>
      <w:r w:rsidRPr="00A05B8C">
        <w:rPr>
          <w:rFonts w:ascii="Times New Roman" w:hAnsi="Times New Roman" w:cs="Times New Roman"/>
        </w:rPr>
        <w:t>m seg</w:t>
      </w:r>
      <w:r w:rsidRPr="00A05B8C">
        <w:rPr>
          <w:rFonts w:ascii="Times New Roman" w:hAnsi="Times New Roman" w:cs="Times New Roman"/>
          <w:vertAlign w:val="superscript"/>
        </w:rPr>
        <w:t>-1</w:t>
      </w:r>
      <w:r w:rsidRPr="00A05B8C">
        <w:rPr>
          <w:rFonts w:ascii="Times New Roman" w:hAnsi="Times New Roman" w:cs="Times New Roman"/>
        </w:rPr>
        <w:t xml:space="preserve">). The rank order of flow conditions at any one site corresponded roughly with mean local oxygen availability although this relationship was largely driven by 100% oxygen conditions at the site with the highest flow rates (Fig. </w:t>
      </w:r>
      <w:r w:rsidR="002639E8">
        <w:rPr>
          <w:rFonts w:ascii="Times New Roman" w:hAnsi="Times New Roman" w:cs="Times New Roman"/>
        </w:rPr>
        <w:t>4</w:t>
      </w:r>
      <w:r w:rsidRPr="00A05B8C">
        <w:rPr>
          <w:rFonts w:ascii="Times New Roman" w:hAnsi="Times New Roman" w:cs="Times New Roman"/>
        </w:rPr>
        <w:t xml:space="preserve">).  Microsites (i.e. samples) with high oxygen levels (% air saturation) were found at all sites (Fig. </w:t>
      </w:r>
      <w:r w:rsidR="002639E8">
        <w:rPr>
          <w:rFonts w:ascii="Times New Roman" w:hAnsi="Times New Roman" w:cs="Times New Roman"/>
        </w:rPr>
        <w:t>4</w:t>
      </w:r>
      <w:r w:rsidRPr="00A05B8C">
        <w:rPr>
          <w:rFonts w:ascii="Times New Roman" w:hAnsi="Times New Roman" w:cs="Times New Roman"/>
        </w:rPr>
        <w:t xml:space="preserve">). St Kilda had the highest variation in oxygen availability and also had higher frequency of microsites with 0 % of oxygen (Table 2, Fig. </w:t>
      </w:r>
      <w:r w:rsidR="002639E8">
        <w:rPr>
          <w:rFonts w:ascii="Times New Roman" w:hAnsi="Times New Roman" w:cs="Times New Roman"/>
        </w:rPr>
        <w:t>4</w:t>
      </w:r>
      <w:r w:rsidRPr="00A05B8C">
        <w:rPr>
          <w:rFonts w:ascii="Times New Roman" w:hAnsi="Times New Roman" w:cs="Times New Roman"/>
        </w:rPr>
        <w:t xml:space="preserve">).  In contrast, </w:t>
      </w: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had the lowest variability in oxygen availability, and no microsite showed oxygen levels at 0 % (Table 2, Fig. </w:t>
      </w:r>
      <w:r w:rsidR="002639E8">
        <w:rPr>
          <w:rFonts w:ascii="Times New Roman" w:hAnsi="Times New Roman" w:cs="Times New Roman"/>
        </w:rPr>
        <w:t>4</w:t>
      </w:r>
      <w:r w:rsidRPr="00A05B8C">
        <w:rPr>
          <w:rFonts w:ascii="Times New Roman" w:hAnsi="Times New Roman" w:cs="Times New Roman"/>
        </w:rPr>
        <w:t xml:space="preserve">). </w:t>
      </w:r>
    </w:p>
    <w:p w14:paraId="506ABE20" w14:textId="77777777" w:rsidR="009406F1" w:rsidRPr="00A05B8C" w:rsidRDefault="009406F1" w:rsidP="00977E64">
      <w:pPr>
        <w:spacing w:line="480" w:lineRule="auto"/>
        <w:ind w:firstLine="567"/>
        <w:rPr>
          <w:rFonts w:ascii="Times New Roman" w:hAnsi="Times New Roman" w:cs="Times New Roman"/>
        </w:rPr>
      </w:pPr>
      <w:r w:rsidRPr="00A05B8C">
        <w:rPr>
          <w:rFonts w:ascii="Times New Roman" w:hAnsi="Times New Roman" w:cs="Times New Roman"/>
        </w:rPr>
        <w:t>When we combined the estimates of oxygen availability with the estimates of tolerance to low oxygen, we found that 22–30% of microsites fell below the tolerances of native species in low flow sites (St Kilda and Brighton) but only 12–18% of microsites were below the tolerance of invasive species. At the site with the second highest flow, only between 11% and 18% of microsites were unavailable to invasive and native species respectively. At the site with the highest flow, all of the microsites were habitable to species of both status types.</w:t>
      </w:r>
    </w:p>
    <w:p w14:paraId="03ECA3E8" w14:textId="297910F7" w:rsidR="002270F9" w:rsidRDefault="002270F9">
      <w:pPr>
        <w:rPr>
          <w:rFonts w:ascii="Times New Roman" w:hAnsi="Times New Roman" w:cs="Times New Roman"/>
        </w:rPr>
      </w:pPr>
      <w:r>
        <w:rPr>
          <w:rFonts w:ascii="Times New Roman" w:hAnsi="Times New Roman" w:cs="Times New Roman"/>
        </w:rPr>
        <w:br w:type="page"/>
      </w:r>
    </w:p>
    <w:p w14:paraId="5CB99040" w14:textId="3387E53C" w:rsidR="002270F9" w:rsidRPr="00A05B8C" w:rsidRDefault="002270F9" w:rsidP="001F0FDF">
      <w:pPr>
        <w:spacing w:line="480" w:lineRule="auto"/>
        <w:rPr>
          <w:rFonts w:ascii="Times New Roman" w:hAnsi="Times New Roman" w:cs="Times New Roman"/>
        </w:rPr>
      </w:pPr>
      <w:r w:rsidRPr="00A05B8C">
        <w:rPr>
          <w:rFonts w:ascii="Times New Roman" w:hAnsi="Times New Roman" w:cs="Times New Roman"/>
          <w:b/>
        </w:rPr>
        <w:lastRenderedPageBreak/>
        <w:t>Table 1</w:t>
      </w:r>
      <w:r w:rsidRPr="00A05B8C">
        <w:rPr>
          <w:rFonts w:ascii="Times New Roman" w:hAnsi="Times New Roman" w:cs="Times New Roman"/>
        </w:rPr>
        <w:t xml:space="preserve"> Sessile species used in this study.  Species are classified according to their status (Invasive or native) and </w:t>
      </w:r>
      <w:proofErr w:type="gramStart"/>
      <w:r w:rsidRPr="00A05B8C">
        <w:rPr>
          <w:rFonts w:ascii="Times New Roman" w:hAnsi="Times New Roman" w:cs="Times New Roman"/>
        </w:rPr>
        <w:t>their</w:t>
      </w:r>
      <w:proofErr w:type="gramEnd"/>
      <w:r w:rsidRPr="00A05B8C">
        <w:rPr>
          <w:rFonts w:ascii="Times New Roman" w:hAnsi="Times New Roman" w:cs="Times New Roman"/>
        </w:rPr>
        <w:t xml:space="preserve"> shape (Erect or flat)</w:t>
      </w:r>
      <w:r w:rsidR="00F2170E">
        <w:rPr>
          <w:rFonts w:ascii="Times New Roman" w:hAnsi="Times New Roman" w:cs="Times New Roman"/>
        </w:rPr>
        <w:t>, the average dry body mass (DBM</w:t>
      </w:r>
      <w:del w:id="267" w:author="Dustin Marshall" w:date="2016-11-16T10:18:00Z">
        <w:r w:rsidR="00F2170E" w:rsidDel="001F0FDF">
          <w:rPr>
            <w:rFonts w:ascii="Times New Roman" w:hAnsi="Times New Roman" w:cs="Times New Roman"/>
          </w:rPr>
          <w:delText>)(</w:delText>
        </w:r>
      </w:del>
      <w:ins w:id="268" w:author="Dustin Marshall" w:date="2016-11-16T10:18:00Z">
        <w:r w:rsidR="001F0FDF">
          <w:rPr>
            <w:rFonts w:ascii="Times New Roman" w:hAnsi="Times New Roman" w:cs="Times New Roman"/>
          </w:rPr>
          <w:t xml:space="preserve">; </w:t>
        </w:r>
      </w:ins>
      <w:r w:rsidR="00F2170E">
        <w:rPr>
          <w:rFonts w:ascii="Times New Roman" w:hAnsi="Times New Roman" w:cs="Times New Roman"/>
        </w:rPr>
        <w:t>average</w:t>
      </w:r>
      <w:r w:rsidRPr="00A05B8C">
        <w:rPr>
          <w:rFonts w:ascii="Times New Roman" w:hAnsi="Times New Roman" w:cs="Times New Roman"/>
        </w:rPr>
        <w:t xml:space="preserve"> </w:t>
      </w:r>
      <w:r w:rsidR="00F2170E" w:rsidRPr="00F2170E">
        <w:rPr>
          <w:rFonts w:ascii="Times New Roman" w:hAnsi="Times New Roman" w:cs="Times New Roman"/>
        </w:rPr>
        <w:t>±</w:t>
      </w:r>
      <w:r w:rsidR="00F2170E">
        <w:rPr>
          <w:rFonts w:ascii="Times New Roman" w:hAnsi="Times New Roman" w:cs="Times New Roman"/>
        </w:rPr>
        <w:t xml:space="preserve"> S.D.) </w:t>
      </w:r>
      <w:r w:rsidRPr="00A05B8C">
        <w:rPr>
          <w:rFonts w:ascii="Times New Roman" w:hAnsi="Times New Roman" w:cs="Times New Roman"/>
        </w:rPr>
        <w:t xml:space="preserve">and the number of individuals analyzed (n). </w:t>
      </w:r>
    </w:p>
    <w:p w14:paraId="55DFD77E" w14:textId="77777777" w:rsidR="002270F9" w:rsidRPr="00A05B8C" w:rsidRDefault="002270F9" w:rsidP="002270F9">
      <w:pPr>
        <w:spacing w:line="480" w:lineRule="auto"/>
        <w:rPr>
          <w:rFonts w:ascii="Times New Roman" w:hAnsi="Times New Roman" w:cs="Times New Roman"/>
        </w:rPr>
      </w:pPr>
    </w:p>
    <w:tbl>
      <w:tblPr>
        <w:tblW w:w="8096" w:type="dxa"/>
        <w:jc w:val="center"/>
        <w:tblLook w:val="04A0" w:firstRow="1" w:lastRow="0" w:firstColumn="1" w:lastColumn="0" w:noHBand="0" w:noVBand="1"/>
        <w:tblPrChange w:id="269" w:author="Microsoft Office User" w:date="2016-11-08T11:11:00Z">
          <w:tblPr>
            <w:tblW w:w="8496" w:type="dxa"/>
            <w:jc w:val="center"/>
            <w:tblLook w:val="04A0" w:firstRow="1" w:lastRow="0" w:firstColumn="1" w:lastColumn="0" w:noHBand="0" w:noVBand="1"/>
          </w:tblPr>
        </w:tblPrChange>
      </w:tblPr>
      <w:tblGrid>
        <w:gridCol w:w="2982"/>
        <w:gridCol w:w="1586"/>
        <w:gridCol w:w="1170"/>
        <w:gridCol w:w="1780"/>
        <w:gridCol w:w="578"/>
        <w:tblGridChange w:id="270">
          <w:tblGrid>
            <w:gridCol w:w="2982"/>
            <w:gridCol w:w="1586"/>
            <w:gridCol w:w="1170"/>
            <w:gridCol w:w="1780"/>
            <w:gridCol w:w="978"/>
          </w:tblGrid>
        </w:tblGridChange>
      </w:tblGrid>
      <w:tr w:rsidR="00693809" w:rsidRPr="00F2170E" w14:paraId="73C61DBD" w14:textId="77777777" w:rsidTr="009F26D7">
        <w:trPr>
          <w:trHeight w:val="320"/>
          <w:jc w:val="center"/>
          <w:trPrChange w:id="271" w:author="Microsoft Office User" w:date="2016-11-08T11:11:00Z">
            <w:trPr>
              <w:trHeight w:val="320"/>
              <w:jc w:val="center"/>
            </w:trPr>
          </w:trPrChange>
        </w:trPr>
        <w:tc>
          <w:tcPr>
            <w:tcW w:w="2982" w:type="dxa"/>
            <w:tcBorders>
              <w:top w:val="single" w:sz="4" w:space="0" w:color="auto"/>
              <w:left w:val="single" w:sz="4" w:space="0" w:color="auto"/>
              <w:bottom w:val="single" w:sz="4" w:space="0" w:color="auto"/>
              <w:right w:val="nil"/>
            </w:tcBorders>
            <w:shd w:val="clear" w:color="auto" w:fill="auto"/>
            <w:noWrap/>
            <w:vAlign w:val="center"/>
            <w:hideMark/>
            <w:tcPrChange w:id="272" w:author="Microsoft Office User" w:date="2016-11-08T11:11:00Z">
              <w:tcPr>
                <w:tcW w:w="2982" w:type="dxa"/>
                <w:tcBorders>
                  <w:top w:val="single" w:sz="4" w:space="0" w:color="auto"/>
                  <w:left w:val="single" w:sz="4" w:space="0" w:color="auto"/>
                  <w:bottom w:val="single" w:sz="4" w:space="0" w:color="auto"/>
                  <w:right w:val="nil"/>
                </w:tcBorders>
                <w:shd w:val="clear" w:color="auto" w:fill="auto"/>
                <w:noWrap/>
                <w:vAlign w:val="center"/>
                <w:hideMark/>
              </w:tcPr>
            </w:tcPrChange>
          </w:tcPr>
          <w:p w14:paraId="62DA131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Species</w:t>
            </w:r>
          </w:p>
        </w:tc>
        <w:tc>
          <w:tcPr>
            <w:tcW w:w="1586" w:type="dxa"/>
            <w:tcBorders>
              <w:top w:val="single" w:sz="4" w:space="0" w:color="auto"/>
              <w:left w:val="nil"/>
              <w:bottom w:val="single" w:sz="4" w:space="0" w:color="auto"/>
              <w:right w:val="nil"/>
            </w:tcBorders>
            <w:shd w:val="clear" w:color="auto" w:fill="auto"/>
            <w:noWrap/>
            <w:vAlign w:val="center"/>
            <w:hideMark/>
            <w:tcPrChange w:id="273" w:author="Microsoft Office User" w:date="2016-11-08T11:11:00Z">
              <w:tcPr>
                <w:tcW w:w="1586" w:type="dxa"/>
                <w:tcBorders>
                  <w:top w:val="single" w:sz="4" w:space="0" w:color="auto"/>
                  <w:left w:val="nil"/>
                  <w:bottom w:val="single" w:sz="4" w:space="0" w:color="auto"/>
                  <w:right w:val="nil"/>
                </w:tcBorders>
                <w:shd w:val="clear" w:color="auto" w:fill="auto"/>
                <w:noWrap/>
                <w:vAlign w:val="center"/>
                <w:hideMark/>
              </w:tcPr>
            </w:tcPrChange>
          </w:tcPr>
          <w:p w14:paraId="631AB62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Growth shape</w:t>
            </w:r>
          </w:p>
        </w:tc>
        <w:tc>
          <w:tcPr>
            <w:tcW w:w="1170" w:type="dxa"/>
            <w:tcBorders>
              <w:top w:val="single" w:sz="4" w:space="0" w:color="auto"/>
              <w:left w:val="nil"/>
              <w:bottom w:val="single" w:sz="4" w:space="0" w:color="auto"/>
              <w:right w:val="nil"/>
            </w:tcBorders>
            <w:shd w:val="clear" w:color="auto" w:fill="auto"/>
            <w:noWrap/>
            <w:vAlign w:val="center"/>
            <w:hideMark/>
            <w:tcPrChange w:id="274" w:author="Microsoft Office User" w:date="2016-11-08T11:11:00Z">
              <w:tcPr>
                <w:tcW w:w="1170" w:type="dxa"/>
                <w:tcBorders>
                  <w:top w:val="single" w:sz="4" w:space="0" w:color="auto"/>
                  <w:left w:val="nil"/>
                  <w:bottom w:val="single" w:sz="4" w:space="0" w:color="auto"/>
                  <w:right w:val="nil"/>
                </w:tcBorders>
                <w:shd w:val="clear" w:color="auto" w:fill="auto"/>
                <w:noWrap/>
                <w:vAlign w:val="center"/>
                <w:hideMark/>
              </w:tcPr>
            </w:tcPrChange>
          </w:tcPr>
          <w:p w14:paraId="12CA4EAF"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Status</w:t>
            </w:r>
          </w:p>
        </w:tc>
        <w:tc>
          <w:tcPr>
            <w:tcW w:w="1780" w:type="dxa"/>
            <w:tcBorders>
              <w:top w:val="single" w:sz="4" w:space="0" w:color="auto"/>
              <w:left w:val="nil"/>
              <w:bottom w:val="single" w:sz="4" w:space="0" w:color="auto"/>
              <w:right w:val="nil"/>
            </w:tcBorders>
            <w:shd w:val="clear" w:color="auto" w:fill="auto"/>
            <w:noWrap/>
            <w:vAlign w:val="bottom"/>
            <w:hideMark/>
            <w:tcPrChange w:id="275" w:author="Microsoft Office User" w:date="2016-11-08T11:11:00Z">
              <w:tcPr>
                <w:tcW w:w="1780" w:type="dxa"/>
                <w:tcBorders>
                  <w:top w:val="single" w:sz="4" w:space="0" w:color="auto"/>
                  <w:left w:val="nil"/>
                  <w:bottom w:val="single" w:sz="4" w:space="0" w:color="auto"/>
                  <w:right w:val="nil"/>
                </w:tcBorders>
                <w:shd w:val="clear" w:color="auto" w:fill="auto"/>
                <w:noWrap/>
                <w:vAlign w:val="bottom"/>
                <w:hideMark/>
              </w:tcPr>
            </w:tcPrChange>
          </w:tcPr>
          <w:p w14:paraId="76394D9D" w14:textId="24CEDBA6"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DBM (g ± S.</w:t>
            </w:r>
            <w:r w:rsidR="007057EC">
              <w:rPr>
                <w:rFonts w:ascii="Times New Roman" w:eastAsia="Times New Roman" w:hAnsi="Times New Roman" w:cs="Times New Roman"/>
                <w:color w:val="000000"/>
              </w:rPr>
              <w:t>D</w:t>
            </w:r>
            <w:r w:rsidRPr="007057EC">
              <w:rPr>
                <w:rFonts w:ascii="Times New Roman" w:eastAsia="Times New Roman" w:hAnsi="Times New Roman" w:cs="Times New Roman"/>
                <w:color w:val="000000"/>
              </w:rPr>
              <w:t xml:space="preserve">) </w:t>
            </w:r>
          </w:p>
        </w:tc>
        <w:tc>
          <w:tcPr>
            <w:tcW w:w="578" w:type="dxa"/>
            <w:tcBorders>
              <w:top w:val="single" w:sz="4" w:space="0" w:color="auto"/>
              <w:left w:val="nil"/>
              <w:bottom w:val="single" w:sz="4" w:space="0" w:color="auto"/>
              <w:right w:val="single" w:sz="4" w:space="0" w:color="auto"/>
            </w:tcBorders>
            <w:shd w:val="clear" w:color="auto" w:fill="auto"/>
            <w:noWrap/>
            <w:vAlign w:val="center"/>
            <w:hideMark/>
            <w:tcPrChange w:id="276" w:author="Microsoft Office User" w:date="2016-11-08T11:11:00Z">
              <w:tcPr>
                <w:tcW w:w="978"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F63692A" w14:textId="7C2E6C6D" w:rsidR="00F2170E" w:rsidRPr="00F2170E" w:rsidRDefault="00F2170E">
            <w:pPr>
              <w:ind w:right="-61"/>
              <w:rPr>
                <w:rFonts w:ascii="Times New Roman" w:eastAsia="Times New Roman" w:hAnsi="Times New Roman" w:cs="Times New Roman"/>
                <w:b/>
                <w:bCs/>
                <w:i/>
                <w:iCs/>
                <w:color w:val="000000"/>
              </w:rPr>
              <w:pPrChange w:id="277" w:author="Microsoft Office User" w:date="2016-11-08T11:11:00Z">
                <w:pPr>
                  <w:keepNext/>
                  <w:keepLines/>
                  <w:spacing w:before="200"/>
                  <w:ind w:right="88"/>
                  <w:jc w:val="center"/>
                  <w:outlineLvl w:val="3"/>
                </w:pPr>
              </w:pPrChange>
            </w:pPr>
            <w:proofErr w:type="gramStart"/>
            <w:r w:rsidRPr="00F2170E">
              <w:rPr>
                <w:rFonts w:ascii="Times New Roman" w:eastAsia="Times New Roman" w:hAnsi="Times New Roman" w:cs="Times New Roman"/>
                <w:color w:val="000000"/>
              </w:rPr>
              <w:t>n</w:t>
            </w:r>
            <w:proofErr w:type="gramEnd"/>
          </w:p>
        </w:tc>
      </w:tr>
      <w:tr w:rsidR="00693809" w:rsidRPr="00F2170E" w14:paraId="6EA6E7FC" w14:textId="77777777" w:rsidTr="009F26D7">
        <w:trPr>
          <w:trHeight w:val="320"/>
          <w:jc w:val="center"/>
          <w:trPrChange w:id="278"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79"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26FBF51"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flabellata</w:t>
            </w:r>
            <w:proofErr w:type="spellEnd"/>
          </w:p>
        </w:tc>
        <w:tc>
          <w:tcPr>
            <w:tcW w:w="1586" w:type="dxa"/>
            <w:tcBorders>
              <w:top w:val="nil"/>
              <w:left w:val="nil"/>
              <w:bottom w:val="nil"/>
              <w:right w:val="nil"/>
            </w:tcBorders>
            <w:shd w:val="clear" w:color="auto" w:fill="auto"/>
            <w:noWrap/>
            <w:vAlign w:val="center"/>
            <w:hideMark/>
            <w:tcPrChange w:id="280" w:author="Microsoft Office User" w:date="2016-11-08T11:11:00Z">
              <w:tcPr>
                <w:tcW w:w="1586" w:type="dxa"/>
                <w:tcBorders>
                  <w:top w:val="nil"/>
                  <w:left w:val="nil"/>
                  <w:bottom w:val="nil"/>
                  <w:right w:val="nil"/>
                </w:tcBorders>
                <w:shd w:val="clear" w:color="auto" w:fill="auto"/>
                <w:noWrap/>
                <w:vAlign w:val="center"/>
                <w:hideMark/>
              </w:tcPr>
            </w:tcPrChange>
          </w:tcPr>
          <w:p w14:paraId="640B506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81" w:author="Microsoft Office User" w:date="2016-11-08T11:11:00Z">
              <w:tcPr>
                <w:tcW w:w="1170" w:type="dxa"/>
                <w:tcBorders>
                  <w:top w:val="nil"/>
                  <w:left w:val="nil"/>
                  <w:bottom w:val="nil"/>
                  <w:right w:val="nil"/>
                </w:tcBorders>
                <w:shd w:val="clear" w:color="auto" w:fill="auto"/>
                <w:noWrap/>
                <w:vAlign w:val="center"/>
                <w:hideMark/>
              </w:tcPr>
            </w:tcPrChange>
          </w:tcPr>
          <w:p w14:paraId="21177DC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282" w:author="Microsoft Office User" w:date="2016-11-08T11:11:00Z">
              <w:tcPr>
                <w:tcW w:w="1780" w:type="dxa"/>
                <w:tcBorders>
                  <w:top w:val="nil"/>
                  <w:left w:val="nil"/>
                  <w:bottom w:val="nil"/>
                  <w:right w:val="nil"/>
                </w:tcBorders>
                <w:shd w:val="clear" w:color="auto" w:fill="auto"/>
                <w:noWrap/>
                <w:vAlign w:val="bottom"/>
                <w:hideMark/>
              </w:tcPr>
            </w:tcPrChange>
          </w:tcPr>
          <w:p w14:paraId="1D41A572"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0.03 (± 0.00)</w:t>
            </w:r>
          </w:p>
        </w:tc>
        <w:tc>
          <w:tcPr>
            <w:tcW w:w="578" w:type="dxa"/>
            <w:tcBorders>
              <w:top w:val="nil"/>
              <w:left w:val="nil"/>
              <w:bottom w:val="nil"/>
              <w:right w:val="single" w:sz="4" w:space="0" w:color="auto"/>
            </w:tcBorders>
            <w:shd w:val="clear" w:color="auto" w:fill="auto"/>
            <w:noWrap/>
            <w:vAlign w:val="center"/>
            <w:hideMark/>
            <w:tcPrChange w:id="283"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A74D1F0" w14:textId="77777777" w:rsidR="00F2170E" w:rsidRPr="00F2170E" w:rsidRDefault="00F2170E">
            <w:pPr>
              <w:ind w:right="88"/>
              <w:rPr>
                <w:rFonts w:ascii="Times New Roman" w:eastAsia="Times New Roman" w:hAnsi="Times New Roman" w:cs="Times New Roman"/>
                <w:b/>
                <w:bCs/>
                <w:i/>
                <w:iCs/>
                <w:color w:val="000000"/>
              </w:rPr>
              <w:pPrChange w:id="284"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7</w:t>
            </w:r>
          </w:p>
        </w:tc>
      </w:tr>
      <w:tr w:rsidR="00693809" w:rsidRPr="00F2170E" w14:paraId="2B1C8B7C" w14:textId="77777777" w:rsidTr="009F26D7">
        <w:trPr>
          <w:trHeight w:val="320"/>
          <w:jc w:val="center"/>
          <w:trPrChange w:id="285"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86"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41E9BDF"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neretina</w:t>
            </w:r>
            <w:proofErr w:type="spellEnd"/>
          </w:p>
        </w:tc>
        <w:tc>
          <w:tcPr>
            <w:tcW w:w="1586" w:type="dxa"/>
            <w:tcBorders>
              <w:top w:val="nil"/>
              <w:left w:val="nil"/>
              <w:bottom w:val="nil"/>
              <w:right w:val="nil"/>
            </w:tcBorders>
            <w:shd w:val="clear" w:color="auto" w:fill="auto"/>
            <w:noWrap/>
            <w:vAlign w:val="center"/>
            <w:hideMark/>
            <w:tcPrChange w:id="287" w:author="Microsoft Office User" w:date="2016-11-08T11:11:00Z">
              <w:tcPr>
                <w:tcW w:w="1586" w:type="dxa"/>
                <w:tcBorders>
                  <w:top w:val="nil"/>
                  <w:left w:val="nil"/>
                  <w:bottom w:val="nil"/>
                  <w:right w:val="nil"/>
                </w:tcBorders>
                <w:shd w:val="clear" w:color="auto" w:fill="auto"/>
                <w:noWrap/>
                <w:vAlign w:val="center"/>
                <w:hideMark/>
              </w:tcPr>
            </w:tcPrChange>
          </w:tcPr>
          <w:p w14:paraId="754E6E1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88" w:author="Microsoft Office User" w:date="2016-11-08T11:11:00Z">
              <w:tcPr>
                <w:tcW w:w="1170" w:type="dxa"/>
                <w:tcBorders>
                  <w:top w:val="nil"/>
                  <w:left w:val="nil"/>
                  <w:bottom w:val="nil"/>
                  <w:right w:val="nil"/>
                </w:tcBorders>
                <w:shd w:val="clear" w:color="auto" w:fill="auto"/>
                <w:noWrap/>
                <w:vAlign w:val="center"/>
                <w:hideMark/>
              </w:tcPr>
            </w:tcPrChange>
          </w:tcPr>
          <w:p w14:paraId="5CE2250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289" w:author="Microsoft Office User" w:date="2016-11-08T11:11:00Z">
              <w:tcPr>
                <w:tcW w:w="1780" w:type="dxa"/>
                <w:tcBorders>
                  <w:top w:val="nil"/>
                  <w:left w:val="nil"/>
                  <w:bottom w:val="nil"/>
                  <w:right w:val="nil"/>
                </w:tcBorders>
                <w:shd w:val="clear" w:color="auto" w:fill="auto"/>
                <w:noWrap/>
                <w:vAlign w:val="bottom"/>
                <w:hideMark/>
              </w:tcPr>
            </w:tcPrChange>
          </w:tcPr>
          <w:p w14:paraId="6AB41C4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0.06 (± 0.02)</w:t>
            </w:r>
          </w:p>
        </w:tc>
        <w:tc>
          <w:tcPr>
            <w:tcW w:w="578" w:type="dxa"/>
            <w:tcBorders>
              <w:top w:val="nil"/>
              <w:left w:val="nil"/>
              <w:bottom w:val="nil"/>
              <w:right w:val="single" w:sz="4" w:space="0" w:color="auto"/>
            </w:tcBorders>
            <w:shd w:val="clear" w:color="auto" w:fill="auto"/>
            <w:noWrap/>
            <w:vAlign w:val="center"/>
            <w:hideMark/>
            <w:tcPrChange w:id="290"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1AAE4868" w14:textId="77777777" w:rsidR="00F2170E" w:rsidRPr="00F2170E" w:rsidRDefault="00F2170E">
            <w:pPr>
              <w:ind w:right="88"/>
              <w:rPr>
                <w:rFonts w:ascii="Times New Roman" w:eastAsia="Times New Roman" w:hAnsi="Times New Roman" w:cs="Times New Roman"/>
                <w:b/>
                <w:bCs/>
                <w:i/>
                <w:iCs/>
                <w:color w:val="000000"/>
              </w:rPr>
              <w:pPrChange w:id="291"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1B5DB706" w14:textId="77777777" w:rsidTr="009F26D7">
        <w:trPr>
          <w:trHeight w:val="320"/>
          <w:jc w:val="center"/>
          <w:trPrChange w:id="292"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293"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11FD563"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Ciona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intestinalis</w:t>
            </w:r>
            <w:proofErr w:type="spellEnd"/>
          </w:p>
        </w:tc>
        <w:tc>
          <w:tcPr>
            <w:tcW w:w="1586" w:type="dxa"/>
            <w:tcBorders>
              <w:top w:val="nil"/>
              <w:left w:val="nil"/>
              <w:bottom w:val="nil"/>
              <w:right w:val="nil"/>
            </w:tcBorders>
            <w:shd w:val="clear" w:color="auto" w:fill="auto"/>
            <w:noWrap/>
            <w:vAlign w:val="center"/>
            <w:hideMark/>
            <w:tcPrChange w:id="294" w:author="Microsoft Office User" w:date="2016-11-08T11:11:00Z">
              <w:tcPr>
                <w:tcW w:w="1586" w:type="dxa"/>
                <w:tcBorders>
                  <w:top w:val="nil"/>
                  <w:left w:val="nil"/>
                  <w:bottom w:val="nil"/>
                  <w:right w:val="nil"/>
                </w:tcBorders>
                <w:shd w:val="clear" w:color="auto" w:fill="auto"/>
                <w:noWrap/>
                <w:vAlign w:val="center"/>
                <w:hideMark/>
              </w:tcPr>
            </w:tcPrChange>
          </w:tcPr>
          <w:p w14:paraId="3D49F96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295" w:author="Microsoft Office User" w:date="2016-11-08T11:11:00Z">
              <w:tcPr>
                <w:tcW w:w="1170" w:type="dxa"/>
                <w:tcBorders>
                  <w:top w:val="nil"/>
                  <w:left w:val="nil"/>
                  <w:bottom w:val="nil"/>
                  <w:right w:val="nil"/>
                </w:tcBorders>
                <w:shd w:val="clear" w:color="auto" w:fill="auto"/>
                <w:noWrap/>
                <w:vAlign w:val="center"/>
                <w:hideMark/>
              </w:tcPr>
            </w:tcPrChange>
          </w:tcPr>
          <w:p w14:paraId="59F2A8D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296" w:author="Microsoft Office User" w:date="2016-11-08T11:11:00Z">
              <w:tcPr>
                <w:tcW w:w="1780" w:type="dxa"/>
                <w:tcBorders>
                  <w:top w:val="nil"/>
                  <w:left w:val="nil"/>
                  <w:bottom w:val="nil"/>
                  <w:right w:val="nil"/>
                </w:tcBorders>
                <w:shd w:val="clear" w:color="auto" w:fill="auto"/>
                <w:noWrap/>
                <w:vAlign w:val="bottom"/>
                <w:hideMark/>
              </w:tcPr>
            </w:tcPrChange>
          </w:tcPr>
          <w:p w14:paraId="4D44D231"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0.22 (± 0.06)</w:t>
            </w:r>
          </w:p>
        </w:tc>
        <w:tc>
          <w:tcPr>
            <w:tcW w:w="578" w:type="dxa"/>
            <w:tcBorders>
              <w:top w:val="nil"/>
              <w:left w:val="nil"/>
              <w:bottom w:val="nil"/>
              <w:right w:val="single" w:sz="4" w:space="0" w:color="auto"/>
            </w:tcBorders>
            <w:shd w:val="clear" w:color="auto" w:fill="auto"/>
            <w:noWrap/>
            <w:vAlign w:val="center"/>
            <w:hideMark/>
            <w:tcPrChange w:id="297"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4408C92" w14:textId="77777777" w:rsidR="00F2170E" w:rsidRPr="00F2170E" w:rsidRDefault="00F2170E">
            <w:pPr>
              <w:ind w:right="88"/>
              <w:rPr>
                <w:rFonts w:ascii="Times New Roman" w:eastAsia="Times New Roman" w:hAnsi="Times New Roman" w:cs="Times New Roman"/>
                <w:b/>
                <w:bCs/>
                <w:i/>
                <w:iCs/>
                <w:color w:val="000000"/>
              </w:rPr>
              <w:pPrChange w:id="298"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59D6F6A0" w14:textId="77777777" w:rsidTr="009F26D7">
        <w:trPr>
          <w:trHeight w:val="320"/>
          <w:jc w:val="center"/>
          <w:trPrChange w:id="299"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00"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432FED"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Styela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plicata</w:t>
            </w:r>
            <w:proofErr w:type="spellEnd"/>
          </w:p>
        </w:tc>
        <w:tc>
          <w:tcPr>
            <w:tcW w:w="1586" w:type="dxa"/>
            <w:tcBorders>
              <w:top w:val="nil"/>
              <w:left w:val="nil"/>
              <w:bottom w:val="nil"/>
              <w:right w:val="nil"/>
            </w:tcBorders>
            <w:shd w:val="clear" w:color="auto" w:fill="auto"/>
            <w:noWrap/>
            <w:vAlign w:val="center"/>
            <w:hideMark/>
            <w:tcPrChange w:id="301" w:author="Microsoft Office User" w:date="2016-11-08T11:11:00Z">
              <w:tcPr>
                <w:tcW w:w="1586" w:type="dxa"/>
                <w:tcBorders>
                  <w:top w:val="nil"/>
                  <w:left w:val="nil"/>
                  <w:bottom w:val="nil"/>
                  <w:right w:val="nil"/>
                </w:tcBorders>
                <w:shd w:val="clear" w:color="auto" w:fill="auto"/>
                <w:noWrap/>
                <w:vAlign w:val="center"/>
                <w:hideMark/>
              </w:tcPr>
            </w:tcPrChange>
          </w:tcPr>
          <w:p w14:paraId="2D9293A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02" w:author="Microsoft Office User" w:date="2016-11-08T11:11:00Z">
              <w:tcPr>
                <w:tcW w:w="1170" w:type="dxa"/>
                <w:tcBorders>
                  <w:top w:val="nil"/>
                  <w:left w:val="nil"/>
                  <w:bottom w:val="nil"/>
                  <w:right w:val="nil"/>
                </w:tcBorders>
                <w:shd w:val="clear" w:color="auto" w:fill="auto"/>
                <w:noWrap/>
                <w:vAlign w:val="center"/>
                <w:hideMark/>
              </w:tcPr>
            </w:tcPrChange>
          </w:tcPr>
          <w:p w14:paraId="6B365D2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03" w:author="Microsoft Office User" w:date="2016-11-08T11:11:00Z">
              <w:tcPr>
                <w:tcW w:w="1780" w:type="dxa"/>
                <w:tcBorders>
                  <w:top w:val="nil"/>
                  <w:left w:val="nil"/>
                  <w:bottom w:val="nil"/>
                  <w:right w:val="nil"/>
                </w:tcBorders>
                <w:shd w:val="clear" w:color="auto" w:fill="auto"/>
                <w:noWrap/>
                <w:vAlign w:val="bottom"/>
                <w:hideMark/>
              </w:tcPr>
            </w:tcPrChange>
          </w:tcPr>
          <w:p w14:paraId="1F9FAC6F"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1.47 (± 0.40)</w:t>
            </w:r>
          </w:p>
        </w:tc>
        <w:tc>
          <w:tcPr>
            <w:tcW w:w="578" w:type="dxa"/>
            <w:tcBorders>
              <w:top w:val="nil"/>
              <w:left w:val="nil"/>
              <w:bottom w:val="nil"/>
              <w:right w:val="single" w:sz="4" w:space="0" w:color="auto"/>
            </w:tcBorders>
            <w:shd w:val="clear" w:color="auto" w:fill="auto"/>
            <w:noWrap/>
            <w:vAlign w:val="center"/>
            <w:hideMark/>
            <w:tcPrChange w:id="304"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4BA6D219" w14:textId="77777777" w:rsidR="00F2170E" w:rsidRPr="00F2170E" w:rsidRDefault="00F2170E">
            <w:pPr>
              <w:ind w:right="88"/>
              <w:rPr>
                <w:rFonts w:ascii="Times New Roman" w:eastAsia="Times New Roman" w:hAnsi="Times New Roman" w:cs="Times New Roman"/>
                <w:b/>
                <w:bCs/>
                <w:i/>
                <w:iCs/>
                <w:color w:val="000000"/>
              </w:rPr>
              <w:pPrChange w:id="305"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8</w:t>
            </w:r>
          </w:p>
        </w:tc>
      </w:tr>
      <w:tr w:rsidR="00693809" w:rsidRPr="00F2170E" w14:paraId="712219A7" w14:textId="77777777" w:rsidTr="009F26D7">
        <w:trPr>
          <w:trHeight w:val="320"/>
          <w:jc w:val="center"/>
          <w:trPrChange w:id="306"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07"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26C04765"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Styela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clava</w:t>
            </w:r>
            <w:proofErr w:type="spellEnd"/>
          </w:p>
        </w:tc>
        <w:tc>
          <w:tcPr>
            <w:tcW w:w="1586" w:type="dxa"/>
            <w:tcBorders>
              <w:top w:val="nil"/>
              <w:left w:val="nil"/>
              <w:bottom w:val="nil"/>
              <w:right w:val="nil"/>
            </w:tcBorders>
            <w:shd w:val="clear" w:color="auto" w:fill="auto"/>
            <w:noWrap/>
            <w:vAlign w:val="center"/>
            <w:hideMark/>
            <w:tcPrChange w:id="308" w:author="Microsoft Office User" w:date="2016-11-08T11:11:00Z">
              <w:tcPr>
                <w:tcW w:w="1586" w:type="dxa"/>
                <w:tcBorders>
                  <w:top w:val="nil"/>
                  <w:left w:val="nil"/>
                  <w:bottom w:val="nil"/>
                  <w:right w:val="nil"/>
                </w:tcBorders>
                <w:shd w:val="clear" w:color="auto" w:fill="auto"/>
                <w:noWrap/>
                <w:vAlign w:val="center"/>
                <w:hideMark/>
              </w:tcPr>
            </w:tcPrChange>
          </w:tcPr>
          <w:p w14:paraId="397FBD6A"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09" w:author="Microsoft Office User" w:date="2016-11-08T11:11:00Z">
              <w:tcPr>
                <w:tcW w:w="1170" w:type="dxa"/>
                <w:tcBorders>
                  <w:top w:val="nil"/>
                  <w:left w:val="nil"/>
                  <w:bottom w:val="nil"/>
                  <w:right w:val="nil"/>
                </w:tcBorders>
                <w:shd w:val="clear" w:color="auto" w:fill="auto"/>
                <w:noWrap/>
                <w:vAlign w:val="center"/>
                <w:hideMark/>
              </w:tcPr>
            </w:tcPrChange>
          </w:tcPr>
          <w:p w14:paraId="74926F8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10" w:author="Microsoft Office User" w:date="2016-11-08T11:11:00Z">
              <w:tcPr>
                <w:tcW w:w="1780" w:type="dxa"/>
                <w:tcBorders>
                  <w:top w:val="nil"/>
                  <w:left w:val="nil"/>
                  <w:bottom w:val="nil"/>
                  <w:right w:val="nil"/>
                </w:tcBorders>
                <w:shd w:val="clear" w:color="auto" w:fill="auto"/>
                <w:noWrap/>
                <w:vAlign w:val="bottom"/>
                <w:hideMark/>
              </w:tcPr>
            </w:tcPrChange>
          </w:tcPr>
          <w:p w14:paraId="30CDC76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1.17 (± 0.30)</w:t>
            </w:r>
          </w:p>
        </w:tc>
        <w:tc>
          <w:tcPr>
            <w:tcW w:w="578" w:type="dxa"/>
            <w:tcBorders>
              <w:top w:val="nil"/>
              <w:left w:val="nil"/>
              <w:bottom w:val="nil"/>
              <w:right w:val="single" w:sz="4" w:space="0" w:color="auto"/>
            </w:tcBorders>
            <w:shd w:val="clear" w:color="auto" w:fill="auto"/>
            <w:noWrap/>
            <w:vAlign w:val="center"/>
            <w:hideMark/>
            <w:tcPrChange w:id="311"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1681608" w14:textId="77777777" w:rsidR="00F2170E" w:rsidRPr="00F2170E" w:rsidRDefault="00F2170E">
            <w:pPr>
              <w:ind w:right="88"/>
              <w:rPr>
                <w:rFonts w:ascii="Times New Roman" w:eastAsia="Times New Roman" w:hAnsi="Times New Roman" w:cs="Times New Roman"/>
                <w:b/>
                <w:bCs/>
                <w:i/>
                <w:iCs/>
                <w:color w:val="000000"/>
              </w:rPr>
              <w:pPrChange w:id="312"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17</w:t>
            </w:r>
          </w:p>
        </w:tc>
      </w:tr>
      <w:tr w:rsidR="00693809" w:rsidRPr="00F2170E" w14:paraId="5DDE7B01" w14:textId="77777777" w:rsidTr="009F26D7">
        <w:trPr>
          <w:trHeight w:val="320"/>
          <w:jc w:val="center"/>
          <w:trPrChange w:id="313"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14"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443F1953"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Watersipora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subtorquata</w:t>
            </w:r>
            <w:proofErr w:type="spellEnd"/>
          </w:p>
        </w:tc>
        <w:tc>
          <w:tcPr>
            <w:tcW w:w="1586" w:type="dxa"/>
            <w:tcBorders>
              <w:top w:val="nil"/>
              <w:left w:val="nil"/>
              <w:bottom w:val="nil"/>
              <w:right w:val="nil"/>
            </w:tcBorders>
            <w:shd w:val="clear" w:color="auto" w:fill="auto"/>
            <w:noWrap/>
            <w:vAlign w:val="center"/>
            <w:hideMark/>
            <w:tcPrChange w:id="315" w:author="Microsoft Office User" w:date="2016-11-08T11:11:00Z">
              <w:tcPr>
                <w:tcW w:w="1586" w:type="dxa"/>
                <w:tcBorders>
                  <w:top w:val="nil"/>
                  <w:left w:val="nil"/>
                  <w:bottom w:val="nil"/>
                  <w:right w:val="nil"/>
                </w:tcBorders>
                <w:shd w:val="clear" w:color="auto" w:fill="auto"/>
                <w:noWrap/>
                <w:vAlign w:val="center"/>
                <w:hideMark/>
              </w:tcPr>
            </w:tcPrChange>
          </w:tcPr>
          <w:p w14:paraId="43BB502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316" w:author="Microsoft Office User" w:date="2016-11-08T11:11:00Z">
              <w:tcPr>
                <w:tcW w:w="1170" w:type="dxa"/>
                <w:tcBorders>
                  <w:top w:val="nil"/>
                  <w:left w:val="nil"/>
                  <w:bottom w:val="nil"/>
                  <w:right w:val="nil"/>
                </w:tcBorders>
                <w:shd w:val="clear" w:color="auto" w:fill="auto"/>
                <w:noWrap/>
                <w:vAlign w:val="center"/>
                <w:hideMark/>
              </w:tcPr>
            </w:tcPrChange>
          </w:tcPr>
          <w:p w14:paraId="03FEE18E"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17" w:author="Microsoft Office User" w:date="2016-11-08T11:11:00Z">
              <w:tcPr>
                <w:tcW w:w="1780" w:type="dxa"/>
                <w:tcBorders>
                  <w:top w:val="nil"/>
                  <w:left w:val="nil"/>
                  <w:bottom w:val="nil"/>
                  <w:right w:val="nil"/>
                </w:tcBorders>
                <w:shd w:val="clear" w:color="auto" w:fill="auto"/>
                <w:noWrap/>
                <w:vAlign w:val="bottom"/>
                <w:hideMark/>
              </w:tcPr>
            </w:tcPrChange>
          </w:tcPr>
          <w:p w14:paraId="641FC1F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0.04)</w:t>
            </w:r>
          </w:p>
        </w:tc>
        <w:tc>
          <w:tcPr>
            <w:tcW w:w="578" w:type="dxa"/>
            <w:tcBorders>
              <w:top w:val="nil"/>
              <w:left w:val="nil"/>
              <w:bottom w:val="nil"/>
              <w:right w:val="single" w:sz="4" w:space="0" w:color="auto"/>
            </w:tcBorders>
            <w:shd w:val="clear" w:color="auto" w:fill="auto"/>
            <w:noWrap/>
            <w:vAlign w:val="center"/>
            <w:hideMark/>
            <w:tcPrChange w:id="318"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1607E6A" w14:textId="77777777" w:rsidR="00F2170E" w:rsidRPr="00F2170E" w:rsidRDefault="00F2170E">
            <w:pPr>
              <w:ind w:right="88"/>
              <w:rPr>
                <w:rFonts w:ascii="Times New Roman" w:eastAsia="Times New Roman" w:hAnsi="Times New Roman" w:cs="Times New Roman"/>
                <w:b/>
                <w:bCs/>
                <w:i/>
                <w:iCs/>
                <w:color w:val="000000"/>
              </w:rPr>
              <w:pPrChange w:id="319"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13</w:t>
            </w:r>
          </w:p>
        </w:tc>
      </w:tr>
      <w:tr w:rsidR="00693809" w:rsidRPr="00F2170E" w14:paraId="26C183CD" w14:textId="77777777" w:rsidTr="009F26D7">
        <w:trPr>
          <w:trHeight w:val="320"/>
          <w:jc w:val="center"/>
          <w:trPrChange w:id="320"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21"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3B21AEAE"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Didemnum</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nil"/>
              <w:right w:val="nil"/>
            </w:tcBorders>
            <w:shd w:val="clear" w:color="auto" w:fill="auto"/>
            <w:noWrap/>
            <w:vAlign w:val="center"/>
            <w:hideMark/>
            <w:tcPrChange w:id="322" w:author="Microsoft Office User" w:date="2016-11-08T11:11:00Z">
              <w:tcPr>
                <w:tcW w:w="1586" w:type="dxa"/>
                <w:tcBorders>
                  <w:top w:val="nil"/>
                  <w:left w:val="nil"/>
                  <w:bottom w:val="nil"/>
                  <w:right w:val="nil"/>
                </w:tcBorders>
                <w:shd w:val="clear" w:color="auto" w:fill="auto"/>
                <w:noWrap/>
                <w:vAlign w:val="center"/>
                <w:hideMark/>
              </w:tcPr>
            </w:tcPrChange>
          </w:tcPr>
          <w:p w14:paraId="1637107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323" w:author="Microsoft Office User" w:date="2016-11-08T11:11:00Z">
              <w:tcPr>
                <w:tcW w:w="1170" w:type="dxa"/>
                <w:tcBorders>
                  <w:top w:val="nil"/>
                  <w:left w:val="nil"/>
                  <w:bottom w:val="nil"/>
                  <w:right w:val="nil"/>
                </w:tcBorders>
                <w:shd w:val="clear" w:color="auto" w:fill="auto"/>
                <w:noWrap/>
                <w:vAlign w:val="center"/>
                <w:hideMark/>
              </w:tcPr>
            </w:tcPrChange>
          </w:tcPr>
          <w:p w14:paraId="597F9B7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24" w:author="Microsoft Office User" w:date="2016-11-08T11:11:00Z">
              <w:tcPr>
                <w:tcW w:w="1780" w:type="dxa"/>
                <w:tcBorders>
                  <w:top w:val="nil"/>
                  <w:left w:val="nil"/>
                  <w:bottom w:val="nil"/>
                  <w:right w:val="nil"/>
                </w:tcBorders>
                <w:shd w:val="clear" w:color="auto" w:fill="auto"/>
                <w:noWrap/>
                <w:vAlign w:val="bottom"/>
                <w:hideMark/>
              </w:tcPr>
            </w:tcPrChange>
          </w:tcPr>
          <w:p w14:paraId="0F7C163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0.19 (± 0.11)</w:t>
            </w:r>
          </w:p>
        </w:tc>
        <w:tc>
          <w:tcPr>
            <w:tcW w:w="578" w:type="dxa"/>
            <w:tcBorders>
              <w:top w:val="nil"/>
              <w:left w:val="nil"/>
              <w:bottom w:val="nil"/>
              <w:right w:val="single" w:sz="4" w:space="0" w:color="auto"/>
            </w:tcBorders>
            <w:shd w:val="clear" w:color="auto" w:fill="auto"/>
            <w:noWrap/>
            <w:vAlign w:val="center"/>
            <w:hideMark/>
            <w:tcPrChange w:id="325"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266C6092" w14:textId="77777777" w:rsidR="00F2170E" w:rsidRPr="00F2170E" w:rsidRDefault="00F2170E">
            <w:pPr>
              <w:ind w:right="88"/>
              <w:rPr>
                <w:rFonts w:ascii="Times New Roman" w:eastAsia="Times New Roman" w:hAnsi="Times New Roman" w:cs="Times New Roman"/>
                <w:b/>
                <w:bCs/>
                <w:i/>
                <w:iCs/>
                <w:color w:val="000000"/>
              </w:rPr>
              <w:pPrChange w:id="326"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707FC8A5" w14:textId="77777777" w:rsidTr="009F26D7">
        <w:trPr>
          <w:trHeight w:val="320"/>
          <w:jc w:val="center"/>
          <w:trPrChange w:id="327"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28"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8EA233E"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Diplosoma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nil"/>
              <w:right w:val="nil"/>
            </w:tcBorders>
            <w:shd w:val="clear" w:color="auto" w:fill="auto"/>
            <w:noWrap/>
            <w:vAlign w:val="center"/>
            <w:hideMark/>
            <w:tcPrChange w:id="329" w:author="Microsoft Office User" w:date="2016-11-08T11:11:00Z">
              <w:tcPr>
                <w:tcW w:w="1586" w:type="dxa"/>
                <w:tcBorders>
                  <w:top w:val="nil"/>
                  <w:left w:val="nil"/>
                  <w:bottom w:val="nil"/>
                  <w:right w:val="nil"/>
                </w:tcBorders>
                <w:shd w:val="clear" w:color="auto" w:fill="auto"/>
                <w:noWrap/>
                <w:vAlign w:val="center"/>
                <w:hideMark/>
              </w:tcPr>
            </w:tcPrChange>
          </w:tcPr>
          <w:p w14:paraId="7956DE3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330" w:author="Microsoft Office User" w:date="2016-11-08T11:11:00Z">
              <w:tcPr>
                <w:tcW w:w="1170" w:type="dxa"/>
                <w:tcBorders>
                  <w:top w:val="nil"/>
                  <w:left w:val="nil"/>
                  <w:bottom w:val="nil"/>
                  <w:right w:val="nil"/>
                </w:tcBorders>
                <w:shd w:val="clear" w:color="auto" w:fill="auto"/>
                <w:noWrap/>
                <w:vAlign w:val="center"/>
                <w:hideMark/>
              </w:tcPr>
            </w:tcPrChange>
          </w:tcPr>
          <w:p w14:paraId="14978B8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31" w:author="Microsoft Office User" w:date="2016-11-08T11:11:00Z">
              <w:tcPr>
                <w:tcW w:w="1780" w:type="dxa"/>
                <w:tcBorders>
                  <w:top w:val="nil"/>
                  <w:left w:val="nil"/>
                  <w:bottom w:val="nil"/>
                  <w:right w:val="nil"/>
                </w:tcBorders>
                <w:shd w:val="clear" w:color="auto" w:fill="auto"/>
                <w:noWrap/>
                <w:vAlign w:val="bottom"/>
                <w:hideMark/>
              </w:tcPr>
            </w:tcPrChange>
          </w:tcPr>
          <w:p w14:paraId="14D129BE"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0.03)</w:t>
            </w:r>
          </w:p>
        </w:tc>
        <w:tc>
          <w:tcPr>
            <w:tcW w:w="578" w:type="dxa"/>
            <w:tcBorders>
              <w:top w:val="nil"/>
              <w:left w:val="nil"/>
              <w:bottom w:val="nil"/>
              <w:right w:val="single" w:sz="4" w:space="0" w:color="auto"/>
            </w:tcBorders>
            <w:shd w:val="clear" w:color="auto" w:fill="auto"/>
            <w:noWrap/>
            <w:vAlign w:val="center"/>
            <w:hideMark/>
            <w:tcPrChange w:id="332"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73B141F" w14:textId="77777777" w:rsidR="00F2170E" w:rsidRPr="00F2170E" w:rsidRDefault="00F2170E">
            <w:pPr>
              <w:ind w:right="88"/>
              <w:rPr>
                <w:rFonts w:ascii="Times New Roman" w:eastAsia="Times New Roman" w:hAnsi="Times New Roman" w:cs="Times New Roman"/>
                <w:b/>
                <w:bCs/>
                <w:i/>
                <w:iCs/>
                <w:color w:val="000000"/>
              </w:rPr>
              <w:pPrChange w:id="333"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10E67B50" w14:textId="77777777" w:rsidTr="009F26D7">
        <w:trPr>
          <w:trHeight w:val="320"/>
          <w:jc w:val="center"/>
          <w:trPrChange w:id="334"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35"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141448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Pyura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dalbyi</w:t>
            </w:r>
            <w:proofErr w:type="spellEnd"/>
          </w:p>
        </w:tc>
        <w:tc>
          <w:tcPr>
            <w:tcW w:w="1586" w:type="dxa"/>
            <w:tcBorders>
              <w:top w:val="nil"/>
              <w:left w:val="nil"/>
              <w:bottom w:val="nil"/>
              <w:right w:val="nil"/>
            </w:tcBorders>
            <w:shd w:val="clear" w:color="auto" w:fill="auto"/>
            <w:noWrap/>
            <w:vAlign w:val="center"/>
            <w:hideMark/>
            <w:tcPrChange w:id="336" w:author="Microsoft Office User" w:date="2016-11-08T11:11:00Z">
              <w:tcPr>
                <w:tcW w:w="1586" w:type="dxa"/>
                <w:tcBorders>
                  <w:top w:val="nil"/>
                  <w:left w:val="nil"/>
                  <w:bottom w:val="nil"/>
                  <w:right w:val="nil"/>
                </w:tcBorders>
                <w:shd w:val="clear" w:color="auto" w:fill="auto"/>
                <w:noWrap/>
                <w:vAlign w:val="center"/>
                <w:hideMark/>
              </w:tcPr>
            </w:tcPrChange>
          </w:tcPr>
          <w:p w14:paraId="6FEF8A3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37" w:author="Microsoft Office User" w:date="2016-11-08T11:11:00Z">
              <w:tcPr>
                <w:tcW w:w="1170" w:type="dxa"/>
                <w:tcBorders>
                  <w:top w:val="nil"/>
                  <w:left w:val="nil"/>
                  <w:bottom w:val="nil"/>
                  <w:right w:val="nil"/>
                </w:tcBorders>
                <w:shd w:val="clear" w:color="auto" w:fill="auto"/>
                <w:noWrap/>
                <w:vAlign w:val="center"/>
                <w:hideMark/>
              </w:tcPr>
            </w:tcPrChange>
          </w:tcPr>
          <w:p w14:paraId="53958A3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338" w:author="Microsoft Office User" w:date="2016-11-08T11:11:00Z">
              <w:tcPr>
                <w:tcW w:w="1780" w:type="dxa"/>
                <w:tcBorders>
                  <w:top w:val="nil"/>
                  <w:left w:val="nil"/>
                  <w:bottom w:val="nil"/>
                  <w:right w:val="nil"/>
                </w:tcBorders>
                <w:shd w:val="clear" w:color="auto" w:fill="auto"/>
                <w:noWrap/>
                <w:vAlign w:val="bottom"/>
                <w:hideMark/>
              </w:tcPr>
            </w:tcPrChange>
          </w:tcPr>
          <w:p w14:paraId="2AE32E2D"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5.13 (± 1.10)</w:t>
            </w:r>
          </w:p>
        </w:tc>
        <w:tc>
          <w:tcPr>
            <w:tcW w:w="578" w:type="dxa"/>
            <w:tcBorders>
              <w:top w:val="nil"/>
              <w:left w:val="nil"/>
              <w:bottom w:val="nil"/>
              <w:right w:val="single" w:sz="4" w:space="0" w:color="auto"/>
            </w:tcBorders>
            <w:shd w:val="clear" w:color="auto" w:fill="auto"/>
            <w:noWrap/>
            <w:vAlign w:val="center"/>
            <w:hideMark/>
            <w:tcPrChange w:id="339"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86F4CE9" w14:textId="77777777" w:rsidR="00F2170E" w:rsidRPr="00F2170E" w:rsidRDefault="00F2170E">
            <w:pPr>
              <w:ind w:right="88"/>
              <w:rPr>
                <w:rFonts w:ascii="Times New Roman" w:eastAsia="Times New Roman" w:hAnsi="Times New Roman" w:cs="Times New Roman"/>
                <w:b/>
                <w:bCs/>
                <w:i/>
                <w:iCs/>
                <w:color w:val="000000"/>
              </w:rPr>
              <w:pPrChange w:id="340"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13743BDB" w14:textId="77777777" w:rsidTr="009F26D7">
        <w:trPr>
          <w:trHeight w:val="320"/>
          <w:jc w:val="center"/>
          <w:trPrChange w:id="341"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42"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15586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Pyura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doppelgangera</w:t>
            </w:r>
            <w:proofErr w:type="spellEnd"/>
            <w:r w:rsidRPr="00F2170E">
              <w:rPr>
                <w:rFonts w:ascii="Times New Roman" w:eastAsia="Times New Roman" w:hAnsi="Times New Roman" w:cs="Times New Roman"/>
                <w:i/>
                <w:iCs/>
                <w:color w:val="000000"/>
              </w:rPr>
              <w:t xml:space="preserve"> </w:t>
            </w:r>
          </w:p>
        </w:tc>
        <w:tc>
          <w:tcPr>
            <w:tcW w:w="1586" w:type="dxa"/>
            <w:tcBorders>
              <w:top w:val="nil"/>
              <w:left w:val="nil"/>
              <w:bottom w:val="nil"/>
              <w:right w:val="nil"/>
            </w:tcBorders>
            <w:shd w:val="clear" w:color="auto" w:fill="auto"/>
            <w:noWrap/>
            <w:vAlign w:val="center"/>
            <w:hideMark/>
            <w:tcPrChange w:id="343" w:author="Microsoft Office User" w:date="2016-11-08T11:11:00Z">
              <w:tcPr>
                <w:tcW w:w="1586" w:type="dxa"/>
                <w:tcBorders>
                  <w:top w:val="nil"/>
                  <w:left w:val="nil"/>
                  <w:bottom w:val="nil"/>
                  <w:right w:val="nil"/>
                </w:tcBorders>
                <w:shd w:val="clear" w:color="auto" w:fill="auto"/>
                <w:noWrap/>
                <w:vAlign w:val="center"/>
                <w:hideMark/>
              </w:tcPr>
            </w:tcPrChange>
          </w:tcPr>
          <w:p w14:paraId="4EEDEF1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44" w:author="Microsoft Office User" w:date="2016-11-08T11:11:00Z">
              <w:tcPr>
                <w:tcW w:w="1170" w:type="dxa"/>
                <w:tcBorders>
                  <w:top w:val="nil"/>
                  <w:left w:val="nil"/>
                  <w:bottom w:val="nil"/>
                  <w:right w:val="nil"/>
                </w:tcBorders>
                <w:shd w:val="clear" w:color="auto" w:fill="auto"/>
                <w:noWrap/>
                <w:vAlign w:val="center"/>
                <w:hideMark/>
              </w:tcPr>
            </w:tcPrChange>
          </w:tcPr>
          <w:p w14:paraId="18FA26B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345" w:author="Microsoft Office User" w:date="2016-11-08T11:11:00Z">
              <w:tcPr>
                <w:tcW w:w="1780" w:type="dxa"/>
                <w:tcBorders>
                  <w:top w:val="nil"/>
                  <w:left w:val="nil"/>
                  <w:bottom w:val="nil"/>
                  <w:right w:val="nil"/>
                </w:tcBorders>
                <w:shd w:val="clear" w:color="auto" w:fill="auto"/>
                <w:noWrap/>
                <w:vAlign w:val="bottom"/>
                <w:hideMark/>
              </w:tcPr>
            </w:tcPrChange>
          </w:tcPr>
          <w:p w14:paraId="4FAB05E7"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4.67 (± 1.31)</w:t>
            </w:r>
          </w:p>
        </w:tc>
        <w:tc>
          <w:tcPr>
            <w:tcW w:w="578" w:type="dxa"/>
            <w:tcBorders>
              <w:top w:val="nil"/>
              <w:left w:val="nil"/>
              <w:bottom w:val="nil"/>
              <w:right w:val="single" w:sz="4" w:space="0" w:color="auto"/>
            </w:tcBorders>
            <w:shd w:val="clear" w:color="auto" w:fill="auto"/>
            <w:noWrap/>
            <w:vAlign w:val="center"/>
            <w:hideMark/>
            <w:tcPrChange w:id="346"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F0E5232" w14:textId="77777777" w:rsidR="00F2170E" w:rsidRPr="00F2170E" w:rsidRDefault="00F2170E">
            <w:pPr>
              <w:ind w:right="88"/>
              <w:rPr>
                <w:rFonts w:ascii="Times New Roman" w:eastAsia="Times New Roman" w:hAnsi="Times New Roman" w:cs="Times New Roman"/>
                <w:b/>
                <w:bCs/>
                <w:i/>
                <w:iCs/>
                <w:color w:val="000000"/>
              </w:rPr>
              <w:pPrChange w:id="347"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49E57FC8" w14:textId="77777777" w:rsidTr="009F26D7">
        <w:trPr>
          <w:trHeight w:val="320"/>
          <w:jc w:val="center"/>
          <w:trPrChange w:id="348"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49"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D29056A"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Herdmania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grandis</w:t>
            </w:r>
            <w:proofErr w:type="spellEnd"/>
            <w:r w:rsidRPr="00F2170E">
              <w:rPr>
                <w:rFonts w:ascii="Times New Roman" w:eastAsia="Times New Roman" w:hAnsi="Times New Roman" w:cs="Times New Roman"/>
                <w:i/>
                <w:iCs/>
                <w:color w:val="000000"/>
              </w:rPr>
              <w:t xml:space="preserve"> </w:t>
            </w:r>
          </w:p>
        </w:tc>
        <w:tc>
          <w:tcPr>
            <w:tcW w:w="1586" w:type="dxa"/>
            <w:tcBorders>
              <w:top w:val="nil"/>
              <w:left w:val="nil"/>
              <w:bottom w:val="nil"/>
              <w:right w:val="nil"/>
            </w:tcBorders>
            <w:shd w:val="clear" w:color="auto" w:fill="auto"/>
            <w:noWrap/>
            <w:vAlign w:val="center"/>
            <w:hideMark/>
            <w:tcPrChange w:id="350" w:author="Microsoft Office User" w:date="2016-11-08T11:11:00Z">
              <w:tcPr>
                <w:tcW w:w="1586" w:type="dxa"/>
                <w:tcBorders>
                  <w:top w:val="nil"/>
                  <w:left w:val="nil"/>
                  <w:bottom w:val="nil"/>
                  <w:right w:val="nil"/>
                </w:tcBorders>
                <w:shd w:val="clear" w:color="auto" w:fill="auto"/>
                <w:noWrap/>
                <w:vAlign w:val="center"/>
                <w:hideMark/>
              </w:tcPr>
            </w:tcPrChange>
          </w:tcPr>
          <w:p w14:paraId="59C1B0F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51" w:author="Microsoft Office User" w:date="2016-11-08T11:11:00Z">
              <w:tcPr>
                <w:tcW w:w="1170" w:type="dxa"/>
                <w:tcBorders>
                  <w:top w:val="nil"/>
                  <w:left w:val="nil"/>
                  <w:bottom w:val="nil"/>
                  <w:right w:val="nil"/>
                </w:tcBorders>
                <w:shd w:val="clear" w:color="auto" w:fill="auto"/>
                <w:noWrap/>
                <w:vAlign w:val="center"/>
                <w:hideMark/>
              </w:tcPr>
            </w:tcPrChange>
          </w:tcPr>
          <w:p w14:paraId="76ADC3B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352" w:author="Microsoft Office User" w:date="2016-11-08T11:11:00Z">
              <w:tcPr>
                <w:tcW w:w="1780" w:type="dxa"/>
                <w:tcBorders>
                  <w:top w:val="nil"/>
                  <w:left w:val="nil"/>
                  <w:bottom w:val="nil"/>
                  <w:right w:val="nil"/>
                </w:tcBorders>
                <w:shd w:val="clear" w:color="auto" w:fill="auto"/>
                <w:noWrap/>
                <w:vAlign w:val="bottom"/>
                <w:hideMark/>
              </w:tcPr>
            </w:tcPrChange>
          </w:tcPr>
          <w:p w14:paraId="033A7690"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2.12 (± 0.90)</w:t>
            </w:r>
          </w:p>
        </w:tc>
        <w:tc>
          <w:tcPr>
            <w:tcW w:w="578" w:type="dxa"/>
            <w:tcBorders>
              <w:top w:val="nil"/>
              <w:left w:val="nil"/>
              <w:bottom w:val="nil"/>
              <w:right w:val="single" w:sz="4" w:space="0" w:color="auto"/>
            </w:tcBorders>
            <w:shd w:val="clear" w:color="auto" w:fill="auto"/>
            <w:noWrap/>
            <w:vAlign w:val="center"/>
            <w:hideMark/>
            <w:tcPrChange w:id="353"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4E32A95" w14:textId="77777777" w:rsidR="00F2170E" w:rsidRPr="00F2170E" w:rsidRDefault="00F2170E">
            <w:pPr>
              <w:ind w:right="88"/>
              <w:rPr>
                <w:rFonts w:ascii="Times New Roman" w:eastAsia="Times New Roman" w:hAnsi="Times New Roman" w:cs="Times New Roman"/>
                <w:b/>
                <w:bCs/>
                <w:i/>
                <w:iCs/>
                <w:color w:val="000000"/>
              </w:rPr>
              <w:pPrChange w:id="354"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13</w:t>
            </w:r>
          </w:p>
        </w:tc>
      </w:tr>
      <w:tr w:rsidR="00693809" w:rsidRPr="00F2170E" w14:paraId="272F5751" w14:textId="77777777" w:rsidTr="009F26D7">
        <w:trPr>
          <w:trHeight w:val="320"/>
          <w:jc w:val="center"/>
          <w:trPrChange w:id="355"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56"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463EA8F"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Botrylloides</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magnicoecum</w:t>
            </w:r>
            <w:proofErr w:type="spellEnd"/>
          </w:p>
        </w:tc>
        <w:tc>
          <w:tcPr>
            <w:tcW w:w="1586" w:type="dxa"/>
            <w:tcBorders>
              <w:top w:val="nil"/>
              <w:left w:val="nil"/>
              <w:bottom w:val="nil"/>
              <w:right w:val="nil"/>
            </w:tcBorders>
            <w:shd w:val="clear" w:color="auto" w:fill="auto"/>
            <w:noWrap/>
            <w:vAlign w:val="center"/>
            <w:hideMark/>
            <w:tcPrChange w:id="357" w:author="Microsoft Office User" w:date="2016-11-08T11:11:00Z">
              <w:tcPr>
                <w:tcW w:w="1586" w:type="dxa"/>
                <w:tcBorders>
                  <w:top w:val="nil"/>
                  <w:left w:val="nil"/>
                  <w:bottom w:val="nil"/>
                  <w:right w:val="nil"/>
                </w:tcBorders>
                <w:shd w:val="clear" w:color="auto" w:fill="auto"/>
                <w:noWrap/>
                <w:vAlign w:val="center"/>
                <w:hideMark/>
              </w:tcPr>
            </w:tcPrChange>
          </w:tcPr>
          <w:p w14:paraId="082A2DB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58" w:author="Microsoft Office User" w:date="2016-11-08T11:11:00Z">
              <w:tcPr>
                <w:tcW w:w="1170" w:type="dxa"/>
                <w:tcBorders>
                  <w:top w:val="nil"/>
                  <w:left w:val="nil"/>
                  <w:bottom w:val="nil"/>
                  <w:right w:val="nil"/>
                </w:tcBorders>
                <w:shd w:val="clear" w:color="auto" w:fill="auto"/>
                <w:noWrap/>
                <w:vAlign w:val="center"/>
                <w:hideMark/>
              </w:tcPr>
            </w:tcPrChange>
          </w:tcPr>
          <w:p w14:paraId="5527AC8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359" w:author="Microsoft Office User" w:date="2016-11-08T11:11:00Z">
              <w:tcPr>
                <w:tcW w:w="1780" w:type="dxa"/>
                <w:tcBorders>
                  <w:top w:val="nil"/>
                  <w:left w:val="nil"/>
                  <w:bottom w:val="nil"/>
                  <w:right w:val="nil"/>
                </w:tcBorders>
                <w:shd w:val="clear" w:color="auto" w:fill="auto"/>
                <w:noWrap/>
                <w:vAlign w:val="bottom"/>
                <w:hideMark/>
              </w:tcPr>
            </w:tcPrChange>
          </w:tcPr>
          <w:p w14:paraId="6E138179"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0.70 (± 0.30)</w:t>
            </w:r>
          </w:p>
        </w:tc>
        <w:tc>
          <w:tcPr>
            <w:tcW w:w="578" w:type="dxa"/>
            <w:tcBorders>
              <w:top w:val="nil"/>
              <w:left w:val="nil"/>
              <w:bottom w:val="nil"/>
              <w:right w:val="single" w:sz="4" w:space="0" w:color="auto"/>
            </w:tcBorders>
            <w:shd w:val="clear" w:color="auto" w:fill="auto"/>
            <w:noWrap/>
            <w:vAlign w:val="center"/>
            <w:hideMark/>
            <w:tcPrChange w:id="360"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D5B0081" w14:textId="77777777" w:rsidR="00F2170E" w:rsidRPr="00F2170E" w:rsidRDefault="00F2170E">
            <w:pPr>
              <w:ind w:right="88"/>
              <w:rPr>
                <w:rFonts w:ascii="Times New Roman" w:eastAsia="Times New Roman" w:hAnsi="Times New Roman" w:cs="Times New Roman"/>
                <w:b/>
                <w:bCs/>
                <w:i/>
                <w:iCs/>
                <w:color w:val="000000"/>
              </w:rPr>
              <w:pPrChange w:id="361"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6739EE72" w14:textId="77777777" w:rsidTr="009F26D7">
        <w:trPr>
          <w:trHeight w:val="320"/>
          <w:jc w:val="center"/>
          <w:trPrChange w:id="362"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63"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5E357B0B"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Bugula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dentata</w:t>
            </w:r>
            <w:proofErr w:type="spellEnd"/>
          </w:p>
        </w:tc>
        <w:tc>
          <w:tcPr>
            <w:tcW w:w="1586" w:type="dxa"/>
            <w:tcBorders>
              <w:top w:val="nil"/>
              <w:left w:val="nil"/>
              <w:bottom w:val="nil"/>
              <w:right w:val="nil"/>
            </w:tcBorders>
            <w:shd w:val="clear" w:color="auto" w:fill="auto"/>
            <w:noWrap/>
            <w:vAlign w:val="center"/>
            <w:hideMark/>
            <w:tcPrChange w:id="364" w:author="Microsoft Office User" w:date="2016-11-08T11:11:00Z">
              <w:tcPr>
                <w:tcW w:w="1586" w:type="dxa"/>
                <w:tcBorders>
                  <w:top w:val="nil"/>
                  <w:left w:val="nil"/>
                  <w:bottom w:val="nil"/>
                  <w:right w:val="nil"/>
                </w:tcBorders>
                <w:shd w:val="clear" w:color="auto" w:fill="auto"/>
                <w:noWrap/>
                <w:vAlign w:val="center"/>
                <w:hideMark/>
              </w:tcPr>
            </w:tcPrChange>
          </w:tcPr>
          <w:p w14:paraId="44BE2CD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65" w:author="Microsoft Office User" w:date="2016-11-08T11:11:00Z">
              <w:tcPr>
                <w:tcW w:w="1170" w:type="dxa"/>
                <w:tcBorders>
                  <w:top w:val="nil"/>
                  <w:left w:val="nil"/>
                  <w:bottom w:val="nil"/>
                  <w:right w:val="nil"/>
                </w:tcBorders>
                <w:shd w:val="clear" w:color="auto" w:fill="auto"/>
                <w:noWrap/>
                <w:vAlign w:val="center"/>
                <w:hideMark/>
              </w:tcPr>
            </w:tcPrChange>
          </w:tcPr>
          <w:p w14:paraId="4EC9FCE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366" w:author="Microsoft Office User" w:date="2016-11-08T11:11:00Z">
              <w:tcPr>
                <w:tcW w:w="1780" w:type="dxa"/>
                <w:tcBorders>
                  <w:top w:val="nil"/>
                  <w:left w:val="nil"/>
                  <w:bottom w:val="nil"/>
                  <w:right w:val="nil"/>
                </w:tcBorders>
                <w:shd w:val="clear" w:color="auto" w:fill="auto"/>
                <w:noWrap/>
                <w:vAlign w:val="bottom"/>
                <w:hideMark/>
              </w:tcPr>
            </w:tcPrChange>
          </w:tcPr>
          <w:p w14:paraId="35F825DA"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0.05 (± 0.00)</w:t>
            </w:r>
          </w:p>
        </w:tc>
        <w:tc>
          <w:tcPr>
            <w:tcW w:w="578" w:type="dxa"/>
            <w:tcBorders>
              <w:top w:val="nil"/>
              <w:left w:val="nil"/>
              <w:bottom w:val="nil"/>
              <w:right w:val="single" w:sz="4" w:space="0" w:color="auto"/>
            </w:tcBorders>
            <w:shd w:val="clear" w:color="auto" w:fill="auto"/>
            <w:noWrap/>
            <w:vAlign w:val="center"/>
            <w:hideMark/>
            <w:tcPrChange w:id="367"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0BD0E04F" w14:textId="77777777" w:rsidR="00F2170E" w:rsidRPr="00F2170E" w:rsidRDefault="00F2170E">
            <w:pPr>
              <w:ind w:right="88"/>
              <w:rPr>
                <w:rFonts w:ascii="Times New Roman" w:eastAsia="Times New Roman" w:hAnsi="Times New Roman" w:cs="Times New Roman"/>
                <w:b/>
                <w:bCs/>
                <w:i/>
                <w:iCs/>
                <w:color w:val="000000"/>
              </w:rPr>
              <w:pPrChange w:id="368"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3BBF3F72" w14:textId="77777777" w:rsidTr="009F26D7">
        <w:trPr>
          <w:trHeight w:val="320"/>
          <w:jc w:val="center"/>
          <w:trPrChange w:id="369" w:author="Microsoft Office User" w:date="2016-11-08T11:11:00Z">
            <w:trPr>
              <w:trHeight w:val="320"/>
              <w:jc w:val="center"/>
            </w:trPr>
          </w:trPrChange>
        </w:trPr>
        <w:tc>
          <w:tcPr>
            <w:tcW w:w="2982" w:type="dxa"/>
            <w:tcBorders>
              <w:top w:val="nil"/>
              <w:left w:val="single" w:sz="4" w:space="0" w:color="auto"/>
              <w:bottom w:val="single" w:sz="4" w:space="0" w:color="auto"/>
              <w:right w:val="nil"/>
            </w:tcBorders>
            <w:shd w:val="clear" w:color="auto" w:fill="auto"/>
            <w:noWrap/>
            <w:vAlign w:val="center"/>
            <w:hideMark/>
            <w:tcPrChange w:id="370" w:author="Microsoft Office User" w:date="2016-11-08T11:11:00Z">
              <w:tcPr>
                <w:tcW w:w="2982" w:type="dxa"/>
                <w:tcBorders>
                  <w:top w:val="nil"/>
                  <w:left w:val="single" w:sz="4" w:space="0" w:color="auto"/>
                  <w:bottom w:val="single" w:sz="4" w:space="0" w:color="auto"/>
                  <w:right w:val="nil"/>
                </w:tcBorders>
                <w:shd w:val="clear" w:color="auto" w:fill="auto"/>
                <w:noWrap/>
                <w:vAlign w:val="center"/>
                <w:hideMark/>
              </w:tcPr>
            </w:tcPrChange>
          </w:tcPr>
          <w:p w14:paraId="347D6AA6" w14:textId="77777777" w:rsidR="00F2170E" w:rsidRPr="00F2170E" w:rsidRDefault="00F2170E" w:rsidP="00F2170E">
            <w:pPr>
              <w:rPr>
                <w:rFonts w:ascii="Times New Roman" w:eastAsia="Times New Roman" w:hAnsi="Times New Roman" w:cs="Times New Roman"/>
                <w:i/>
                <w:iCs/>
                <w:color w:val="000000"/>
              </w:rPr>
            </w:pPr>
            <w:proofErr w:type="spellStart"/>
            <w:r w:rsidRPr="00F2170E">
              <w:rPr>
                <w:rFonts w:ascii="Times New Roman" w:eastAsia="Times New Roman" w:hAnsi="Times New Roman" w:cs="Times New Roman"/>
                <w:i/>
                <w:iCs/>
                <w:color w:val="000000"/>
              </w:rPr>
              <w:t>Celleporaria</w:t>
            </w:r>
            <w:proofErr w:type="spellEnd"/>
            <w:r w:rsidRPr="00F2170E">
              <w:rPr>
                <w:rFonts w:ascii="Times New Roman" w:eastAsia="Times New Roman" w:hAnsi="Times New Roman" w:cs="Times New Roman"/>
                <w:i/>
                <w:iCs/>
                <w:color w:val="000000"/>
              </w:rPr>
              <w:t xml:space="preserve"> </w:t>
            </w:r>
            <w:proofErr w:type="spellStart"/>
            <w:r w:rsidRPr="00F2170E">
              <w:rPr>
                <w:rFonts w:ascii="Times New Roman" w:eastAsia="Times New Roman" w:hAnsi="Times New Roman" w:cs="Times New Roman"/>
                <w:i/>
                <w:iCs/>
                <w:color w:val="000000"/>
              </w:rPr>
              <w:t>sp</w:t>
            </w:r>
            <w:proofErr w:type="spellEnd"/>
          </w:p>
        </w:tc>
        <w:tc>
          <w:tcPr>
            <w:tcW w:w="1586" w:type="dxa"/>
            <w:tcBorders>
              <w:top w:val="nil"/>
              <w:left w:val="nil"/>
              <w:bottom w:val="single" w:sz="4" w:space="0" w:color="auto"/>
              <w:right w:val="nil"/>
            </w:tcBorders>
            <w:shd w:val="clear" w:color="auto" w:fill="auto"/>
            <w:noWrap/>
            <w:vAlign w:val="center"/>
            <w:hideMark/>
            <w:tcPrChange w:id="371" w:author="Microsoft Office User" w:date="2016-11-08T11:11:00Z">
              <w:tcPr>
                <w:tcW w:w="1586" w:type="dxa"/>
                <w:tcBorders>
                  <w:top w:val="nil"/>
                  <w:left w:val="nil"/>
                  <w:bottom w:val="single" w:sz="4" w:space="0" w:color="auto"/>
                  <w:right w:val="nil"/>
                </w:tcBorders>
                <w:shd w:val="clear" w:color="auto" w:fill="auto"/>
                <w:noWrap/>
                <w:vAlign w:val="center"/>
                <w:hideMark/>
              </w:tcPr>
            </w:tcPrChange>
          </w:tcPr>
          <w:p w14:paraId="4A7136F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single" w:sz="4" w:space="0" w:color="auto"/>
              <w:right w:val="nil"/>
            </w:tcBorders>
            <w:shd w:val="clear" w:color="auto" w:fill="auto"/>
            <w:noWrap/>
            <w:vAlign w:val="center"/>
            <w:hideMark/>
            <w:tcPrChange w:id="372" w:author="Microsoft Office User" w:date="2016-11-08T11:11:00Z">
              <w:tcPr>
                <w:tcW w:w="1170" w:type="dxa"/>
                <w:tcBorders>
                  <w:top w:val="nil"/>
                  <w:left w:val="nil"/>
                  <w:bottom w:val="single" w:sz="4" w:space="0" w:color="auto"/>
                  <w:right w:val="nil"/>
                </w:tcBorders>
                <w:shd w:val="clear" w:color="auto" w:fill="auto"/>
                <w:noWrap/>
                <w:vAlign w:val="center"/>
                <w:hideMark/>
              </w:tcPr>
            </w:tcPrChange>
          </w:tcPr>
          <w:p w14:paraId="7456D20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single" w:sz="4" w:space="0" w:color="auto"/>
              <w:right w:val="nil"/>
            </w:tcBorders>
            <w:shd w:val="clear" w:color="auto" w:fill="auto"/>
            <w:noWrap/>
            <w:vAlign w:val="bottom"/>
            <w:hideMark/>
            <w:tcPrChange w:id="373" w:author="Microsoft Office User" w:date="2016-11-08T11:11:00Z">
              <w:tcPr>
                <w:tcW w:w="1780" w:type="dxa"/>
                <w:tcBorders>
                  <w:top w:val="nil"/>
                  <w:left w:val="nil"/>
                  <w:bottom w:val="single" w:sz="4" w:space="0" w:color="auto"/>
                  <w:right w:val="nil"/>
                </w:tcBorders>
                <w:shd w:val="clear" w:color="auto" w:fill="auto"/>
                <w:noWrap/>
                <w:vAlign w:val="bottom"/>
                <w:hideMark/>
              </w:tcPr>
            </w:tcPrChange>
          </w:tcPr>
          <w:p w14:paraId="41C48C78"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0.17 (± 0.06)</w:t>
            </w:r>
          </w:p>
        </w:tc>
        <w:tc>
          <w:tcPr>
            <w:tcW w:w="578" w:type="dxa"/>
            <w:tcBorders>
              <w:top w:val="nil"/>
              <w:left w:val="nil"/>
              <w:bottom w:val="single" w:sz="4" w:space="0" w:color="auto"/>
              <w:right w:val="single" w:sz="4" w:space="0" w:color="auto"/>
            </w:tcBorders>
            <w:shd w:val="clear" w:color="auto" w:fill="auto"/>
            <w:noWrap/>
            <w:vAlign w:val="center"/>
            <w:hideMark/>
            <w:tcPrChange w:id="374" w:author="Microsoft Office User" w:date="2016-11-08T11:11:00Z">
              <w:tcPr>
                <w:tcW w:w="978" w:type="dxa"/>
                <w:tcBorders>
                  <w:top w:val="nil"/>
                  <w:left w:val="nil"/>
                  <w:bottom w:val="single" w:sz="4" w:space="0" w:color="auto"/>
                  <w:right w:val="single" w:sz="4" w:space="0" w:color="auto"/>
                </w:tcBorders>
                <w:shd w:val="clear" w:color="auto" w:fill="auto"/>
                <w:noWrap/>
                <w:vAlign w:val="center"/>
                <w:hideMark/>
              </w:tcPr>
            </w:tcPrChange>
          </w:tcPr>
          <w:p w14:paraId="2C4DB255" w14:textId="77777777" w:rsidR="00F2170E" w:rsidRPr="00F2170E" w:rsidRDefault="00F2170E">
            <w:pPr>
              <w:ind w:right="88"/>
              <w:rPr>
                <w:rFonts w:ascii="Times New Roman" w:eastAsia="Times New Roman" w:hAnsi="Times New Roman" w:cs="Times New Roman"/>
                <w:b/>
                <w:bCs/>
                <w:i/>
                <w:iCs/>
                <w:color w:val="000000"/>
              </w:rPr>
              <w:pPrChange w:id="375"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7</w:t>
            </w:r>
          </w:p>
        </w:tc>
      </w:tr>
    </w:tbl>
    <w:p w14:paraId="059808E3" w14:textId="77777777" w:rsidR="002270F9" w:rsidRPr="00A05B8C" w:rsidRDefault="002270F9" w:rsidP="002270F9">
      <w:pPr>
        <w:spacing w:line="480" w:lineRule="auto"/>
        <w:rPr>
          <w:rFonts w:ascii="Times New Roman" w:hAnsi="Times New Roman" w:cs="Times New Roman"/>
        </w:rPr>
      </w:pPr>
    </w:p>
    <w:p w14:paraId="3499AD9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br w:type="page"/>
      </w:r>
    </w:p>
    <w:p w14:paraId="06A4E63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2</w:t>
      </w:r>
      <w:r w:rsidRPr="00A05B8C">
        <w:rPr>
          <w:rFonts w:ascii="Times New Roman" w:hAnsi="Times New Roman" w:cs="Times New Roman"/>
        </w:rPr>
        <w:t xml:space="preserve"> Mean, standard deviation and range of oxygen levels.</w:t>
      </w:r>
    </w:p>
    <w:p w14:paraId="7F1F6456" w14:textId="77777777" w:rsidR="002270F9" w:rsidRPr="00A05B8C" w:rsidRDefault="002270F9" w:rsidP="002270F9">
      <w:pPr>
        <w:spacing w:line="480" w:lineRule="auto"/>
        <w:rPr>
          <w:rFonts w:ascii="Times New Roman" w:hAnsi="Times New Roman" w:cs="Times New Roman"/>
        </w:rPr>
      </w:pPr>
    </w:p>
    <w:tbl>
      <w:tblPr>
        <w:tblW w:w="6110" w:type="dxa"/>
        <w:jc w:val="center"/>
        <w:tblLayout w:type="fixed"/>
        <w:tblLook w:val="04A0" w:firstRow="1" w:lastRow="0" w:firstColumn="1" w:lastColumn="0" w:noHBand="0" w:noVBand="1"/>
      </w:tblPr>
      <w:tblGrid>
        <w:gridCol w:w="2351"/>
        <w:gridCol w:w="992"/>
        <w:gridCol w:w="992"/>
        <w:gridCol w:w="814"/>
        <w:gridCol w:w="961"/>
      </w:tblGrid>
      <w:tr w:rsidR="002270F9" w:rsidRPr="00A05B8C" w14:paraId="522E1EF1"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725935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Site</w:t>
            </w:r>
          </w:p>
        </w:tc>
        <w:tc>
          <w:tcPr>
            <w:tcW w:w="992" w:type="dxa"/>
            <w:tcBorders>
              <w:top w:val="nil"/>
              <w:left w:val="nil"/>
              <w:bottom w:val="single" w:sz="8" w:space="0" w:color="auto"/>
              <w:right w:val="nil"/>
            </w:tcBorders>
            <w:shd w:val="clear" w:color="auto" w:fill="auto"/>
            <w:noWrap/>
            <w:vAlign w:val="center"/>
            <w:hideMark/>
          </w:tcPr>
          <w:p w14:paraId="637314E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Mean</w:t>
            </w:r>
          </w:p>
        </w:tc>
        <w:tc>
          <w:tcPr>
            <w:tcW w:w="992" w:type="dxa"/>
            <w:tcBorders>
              <w:top w:val="nil"/>
              <w:left w:val="nil"/>
              <w:bottom w:val="single" w:sz="8" w:space="0" w:color="auto"/>
              <w:right w:val="nil"/>
            </w:tcBorders>
            <w:shd w:val="clear" w:color="auto" w:fill="auto"/>
            <w:noWrap/>
            <w:vAlign w:val="center"/>
            <w:hideMark/>
          </w:tcPr>
          <w:p w14:paraId="50F5CAB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SD</w:t>
            </w:r>
          </w:p>
        </w:tc>
        <w:tc>
          <w:tcPr>
            <w:tcW w:w="814" w:type="dxa"/>
            <w:tcBorders>
              <w:top w:val="nil"/>
              <w:left w:val="nil"/>
              <w:bottom w:val="single" w:sz="8" w:space="0" w:color="auto"/>
              <w:right w:val="nil"/>
            </w:tcBorders>
            <w:shd w:val="clear" w:color="auto" w:fill="auto"/>
            <w:noWrap/>
            <w:vAlign w:val="center"/>
            <w:hideMark/>
          </w:tcPr>
          <w:p w14:paraId="006FB94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Min </w:t>
            </w:r>
          </w:p>
        </w:tc>
        <w:tc>
          <w:tcPr>
            <w:tcW w:w="961" w:type="dxa"/>
            <w:tcBorders>
              <w:top w:val="nil"/>
              <w:left w:val="nil"/>
              <w:bottom w:val="single" w:sz="8" w:space="0" w:color="auto"/>
              <w:right w:val="nil"/>
            </w:tcBorders>
            <w:shd w:val="clear" w:color="auto" w:fill="auto"/>
            <w:noWrap/>
            <w:vAlign w:val="center"/>
            <w:hideMark/>
          </w:tcPr>
          <w:p w14:paraId="5923EC5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Max</w:t>
            </w:r>
          </w:p>
        </w:tc>
      </w:tr>
      <w:tr w:rsidR="002270F9" w:rsidRPr="00A05B8C" w14:paraId="7B44CE0A"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4E65F35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Saint Kilda</w:t>
            </w:r>
          </w:p>
        </w:tc>
        <w:tc>
          <w:tcPr>
            <w:tcW w:w="992" w:type="dxa"/>
            <w:tcBorders>
              <w:top w:val="nil"/>
              <w:left w:val="nil"/>
              <w:bottom w:val="nil"/>
              <w:right w:val="nil"/>
            </w:tcBorders>
            <w:shd w:val="clear" w:color="auto" w:fill="auto"/>
            <w:noWrap/>
            <w:vAlign w:val="center"/>
            <w:hideMark/>
          </w:tcPr>
          <w:p w14:paraId="383551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77.02</w:t>
            </w:r>
          </w:p>
        </w:tc>
        <w:tc>
          <w:tcPr>
            <w:tcW w:w="992" w:type="dxa"/>
            <w:tcBorders>
              <w:top w:val="nil"/>
              <w:left w:val="nil"/>
              <w:bottom w:val="nil"/>
              <w:right w:val="nil"/>
            </w:tcBorders>
            <w:shd w:val="clear" w:color="auto" w:fill="auto"/>
            <w:noWrap/>
            <w:vAlign w:val="center"/>
            <w:hideMark/>
          </w:tcPr>
          <w:p w14:paraId="7075665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26.57</w:t>
            </w:r>
          </w:p>
        </w:tc>
        <w:tc>
          <w:tcPr>
            <w:tcW w:w="814" w:type="dxa"/>
            <w:tcBorders>
              <w:top w:val="nil"/>
              <w:left w:val="nil"/>
              <w:bottom w:val="nil"/>
              <w:right w:val="nil"/>
            </w:tcBorders>
            <w:shd w:val="clear" w:color="auto" w:fill="auto"/>
            <w:noWrap/>
            <w:vAlign w:val="center"/>
            <w:hideMark/>
          </w:tcPr>
          <w:p w14:paraId="62E479F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0.00</w:t>
            </w:r>
          </w:p>
        </w:tc>
        <w:tc>
          <w:tcPr>
            <w:tcW w:w="961" w:type="dxa"/>
            <w:tcBorders>
              <w:top w:val="nil"/>
              <w:left w:val="nil"/>
              <w:bottom w:val="nil"/>
              <w:right w:val="nil"/>
            </w:tcBorders>
            <w:shd w:val="clear" w:color="auto" w:fill="auto"/>
            <w:noWrap/>
            <w:vAlign w:val="center"/>
            <w:hideMark/>
          </w:tcPr>
          <w:p w14:paraId="7227C88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103.</w:t>
            </w:r>
            <w:r>
              <w:rPr>
                <w:rFonts w:ascii="Times New Roman" w:hAnsi="Times New Roman" w:cs="Times New Roman"/>
              </w:rPr>
              <w:t>73</w:t>
            </w:r>
          </w:p>
        </w:tc>
      </w:tr>
      <w:tr w:rsidR="002270F9" w:rsidRPr="00A05B8C" w14:paraId="689BD50E"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19A13E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Brighton</w:t>
            </w:r>
          </w:p>
        </w:tc>
        <w:tc>
          <w:tcPr>
            <w:tcW w:w="992" w:type="dxa"/>
            <w:tcBorders>
              <w:top w:val="nil"/>
              <w:left w:val="nil"/>
              <w:bottom w:val="nil"/>
              <w:right w:val="nil"/>
            </w:tcBorders>
            <w:shd w:val="clear" w:color="auto" w:fill="auto"/>
            <w:noWrap/>
            <w:vAlign w:val="center"/>
            <w:hideMark/>
          </w:tcPr>
          <w:p w14:paraId="59DA6D5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80.0</w:t>
            </w:r>
            <w:r>
              <w:rPr>
                <w:rFonts w:ascii="Times New Roman" w:hAnsi="Times New Roman" w:cs="Times New Roman"/>
              </w:rPr>
              <w:t>9</w:t>
            </w:r>
          </w:p>
        </w:tc>
        <w:tc>
          <w:tcPr>
            <w:tcW w:w="992" w:type="dxa"/>
            <w:tcBorders>
              <w:top w:val="nil"/>
              <w:left w:val="nil"/>
              <w:bottom w:val="nil"/>
              <w:right w:val="nil"/>
            </w:tcBorders>
            <w:shd w:val="clear" w:color="auto" w:fill="auto"/>
            <w:noWrap/>
            <w:vAlign w:val="center"/>
            <w:hideMark/>
          </w:tcPr>
          <w:p w14:paraId="2BA21A52"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21.</w:t>
            </w:r>
            <w:r>
              <w:rPr>
                <w:rFonts w:ascii="Times New Roman" w:hAnsi="Times New Roman" w:cs="Times New Roman"/>
              </w:rPr>
              <w:t>48</w:t>
            </w:r>
          </w:p>
        </w:tc>
        <w:tc>
          <w:tcPr>
            <w:tcW w:w="814" w:type="dxa"/>
            <w:tcBorders>
              <w:top w:val="nil"/>
              <w:left w:val="nil"/>
              <w:bottom w:val="nil"/>
              <w:right w:val="nil"/>
            </w:tcBorders>
            <w:shd w:val="clear" w:color="auto" w:fill="auto"/>
            <w:noWrap/>
            <w:vAlign w:val="center"/>
            <w:hideMark/>
          </w:tcPr>
          <w:p w14:paraId="04D8829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w:t>
            </w:r>
            <w:r>
              <w:rPr>
                <w:rFonts w:ascii="Times New Roman" w:hAnsi="Times New Roman" w:cs="Times New Roman"/>
              </w:rPr>
              <w:t>00</w:t>
            </w:r>
          </w:p>
        </w:tc>
        <w:tc>
          <w:tcPr>
            <w:tcW w:w="961" w:type="dxa"/>
            <w:tcBorders>
              <w:top w:val="nil"/>
              <w:left w:val="nil"/>
              <w:bottom w:val="nil"/>
              <w:right w:val="nil"/>
            </w:tcBorders>
            <w:shd w:val="clear" w:color="auto" w:fill="auto"/>
            <w:noWrap/>
            <w:vAlign w:val="center"/>
            <w:hideMark/>
          </w:tcPr>
          <w:p w14:paraId="0116F4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111.</w:t>
            </w:r>
            <w:r>
              <w:rPr>
                <w:rFonts w:ascii="Times New Roman" w:hAnsi="Times New Roman" w:cs="Times New Roman"/>
              </w:rPr>
              <w:t>66</w:t>
            </w:r>
          </w:p>
        </w:tc>
      </w:tr>
      <w:tr w:rsidR="002270F9" w:rsidRPr="00A05B8C" w14:paraId="066E6D91" w14:textId="77777777" w:rsidTr="002270F9">
        <w:trPr>
          <w:trHeight w:val="320"/>
          <w:jc w:val="center"/>
        </w:trPr>
        <w:tc>
          <w:tcPr>
            <w:tcW w:w="2351" w:type="dxa"/>
            <w:tcBorders>
              <w:top w:val="nil"/>
              <w:left w:val="nil"/>
              <w:bottom w:val="nil"/>
              <w:right w:val="nil"/>
            </w:tcBorders>
            <w:shd w:val="clear" w:color="auto" w:fill="auto"/>
            <w:noWrap/>
            <w:vAlign w:val="center"/>
            <w:hideMark/>
          </w:tcPr>
          <w:p w14:paraId="3D495C3E"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w:t>
            </w:r>
            <w:proofErr w:type="spellStart"/>
            <w:r w:rsidRPr="00A05B8C">
              <w:rPr>
                <w:rFonts w:ascii="Times New Roman" w:hAnsi="Times New Roman" w:cs="Times New Roman"/>
              </w:rPr>
              <w:t>Harbour</w:t>
            </w:r>
            <w:proofErr w:type="spellEnd"/>
          </w:p>
        </w:tc>
        <w:tc>
          <w:tcPr>
            <w:tcW w:w="992" w:type="dxa"/>
            <w:tcBorders>
              <w:top w:val="nil"/>
              <w:left w:val="nil"/>
              <w:bottom w:val="nil"/>
              <w:right w:val="nil"/>
            </w:tcBorders>
            <w:shd w:val="clear" w:color="auto" w:fill="auto"/>
            <w:noWrap/>
            <w:vAlign w:val="center"/>
            <w:hideMark/>
          </w:tcPr>
          <w:p w14:paraId="426499E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89.76</w:t>
            </w:r>
          </w:p>
        </w:tc>
        <w:tc>
          <w:tcPr>
            <w:tcW w:w="992" w:type="dxa"/>
            <w:tcBorders>
              <w:top w:val="nil"/>
              <w:left w:val="nil"/>
              <w:bottom w:val="nil"/>
              <w:right w:val="nil"/>
            </w:tcBorders>
            <w:shd w:val="clear" w:color="auto" w:fill="auto"/>
            <w:noWrap/>
            <w:vAlign w:val="center"/>
            <w:hideMark/>
          </w:tcPr>
          <w:p w14:paraId="2870210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15.87</w:t>
            </w:r>
          </w:p>
        </w:tc>
        <w:tc>
          <w:tcPr>
            <w:tcW w:w="814" w:type="dxa"/>
            <w:tcBorders>
              <w:top w:val="nil"/>
              <w:left w:val="nil"/>
              <w:bottom w:val="nil"/>
              <w:right w:val="nil"/>
            </w:tcBorders>
            <w:shd w:val="clear" w:color="auto" w:fill="auto"/>
            <w:noWrap/>
            <w:vAlign w:val="center"/>
            <w:hideMark/>
          </w:tcPr>
          <w:p w14:paraId="70B0170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0.36</w:t>
            </w:r>
          </w:p>
        </w:tc>
        <w:tc>
          <w:tcPr>
            <w:tcW w:w="961" w:type="dxa"/>
            <w:tcBorders>
              <w:top w:val="nil"/>
              <w:left w:val="nil"/>
              <w:bottom w:val="nil"/>
              <w:right w:val="nil"/>
            </w:tcBorders>
            <w:shd w:val="clear" w:color="auto" w:fill="auto"/>
            <w:noWrap/>
            <w:vAlign w:val="center"/>
            <w:hideMark/>
          </w:tcPr>
          <w:p w14:paraId="2E6F7F2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137.</w:t>
            </w:r>
            <w:r>
              <w:rPr>
                <w:rFonts w:ascii="Times New Roman" w:hAnsi="Times New Roman" w:cs="Times New Roman"/>
              </w:rPr>
              <w:t>75</w:t>
            </w:r>
          </w:p>
        </w:tc>
      </w:tr>
      <w:tr w:rsidR="002270F9" w:rsidRPr="00A05B8C" w14:paraId="2CB0AFEB"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556DF817"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Blairgowrie</w:t>
            </w:r>
            <w:proofErr w:type="spellEnd"/>
          </w:p>
        </w:tc>
        <w:tc>
          <w:tcPr>
            <w:tcW w:w="992" w:type="dxa"/>
            <w:tcBorders>
              <w:top w:val="nil"/>
              <w:left w:val="nil"/>
              <w:bottom w:val="nil"/>
              <w:right w:val="nil"/>
            </w:tcBorders>
            <w:shd w:val="clear" w:color="auto" w:fill="auto"/>
            <w:noWrap/>
            <w:vAlign w:val="center"/>
            <w:hideMark/>
          </w:tcPr>
          <w:p w14:paraId="76D36E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84.37</w:t>
            </w:r>
          </w:p>
        </w:tc>
        <w:tc>
          <w:tcPr>
            <w:tcW w:w="992" w:type="dxa"/>
            <w:tcBorders>
              <w:top w:val="nil"/>
              <w:left w:val="nil"/>
              <w:bottom w:val="nil"/>
              <w:right w:val="nil"/>
            </w:tcBorders>
            <w:shd w:val="clear" w:color="auto" w:fill="auto"/>
            <w:noWrap/>
            <w:vAlign w:val="center"/>
            <w:hideMark/>
          </w:tcPr>
          <w:p w14:paraId="284FD17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24.50</w:t>
            </w:r>
          </w:p>
        </w:tc>
        <w:tc>
          <w:tcPr>
            <w:tcW w:w="814" w:type="dxa"/>
            <w:tcBorders>
              <w:top w:val="nil"/>
              <w:left w:val="nil"/>
              <w:bottom w:val="nil"/>
              <w:right w:val="nil"/>
            </w:tcBorders>
            <w:shd w:val="clear" w:color="auto" w:fill="auto"/>
            <w:noWrap/>
            <w:vAlign w:val="center"/>
            <w:hideMark/>
          </w:tcPr>
          <w:p w14:paraId="1923DE9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0.32</w:t>
            </w:r>
          </w:p>
        </w:tc>
        <w:tc>
          <w:tcPr>
            <w:tcW w:w="961" w:type="dxa"/>
            <w:tcBorders>
              <w:top w:val="nil"/>
              <w:left w:val="nil"/>
              <w:bottom w:val="nil"/>
              <w:right w:val="nil"/>
            </w:tcBorders>
            <w:shd w:val="clear" w:color="auto" w:fill="auto"/>
            <w:noWrap/>
            <w:vAlign w:val="center"/>
            <w:hideMark/>
          </w:tcPr>
          <w:p w14:paraId="101FBD5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118.</w:t>
            </w:r>
            <w:r>
              <w:rPr>
                <w:rFonts w:ascii="Times New Roman" w:hAnsi="Times New Roman" w:cs="Times New Roman"/>
              </w:rPr>
              <w:t>55</w:t>
            </w:r>
          </w:p>
        </w:tc>
      </w:tr>
      <w:tr w:rsidR="002270F9" w:rsidRPr="00A05B8C" w14:paraId="3B9E3838"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11598C03" w14:textId="77777777" w:rsidR="002270F9" w:rsidRPr="00A05B8C" w:rsidRDefault="002270F9" w:rsidP="002270F9">
            <w:pPr>
              <w:spacing w:line="480" w:lineRule="auto"/>
              <w:rPr>
                <w:rFonts w:ascii="Times New Roman" w:hAnsi="Times New Roman" w:cs="Times New Roman"/>
              </w:rPr>
            </w:pPr>
            <w:proofErr w:type="spellStart"/>
            <w:r w:rsidRPr="00A05B8C">
              <w:rPr>
                <w:rFonts w:ascii="Times New Roman" w:hAnsi="Times New Roman" w:cs="Times New Roman"/>
              </w:rPr>
              <w:t>Queenscliff</w:t>
            </w:r>
            <w:proofErr w:type="spellEnd"/>
            <w:r w:rsidRPr="00A05B8C">
              <w:rPr>
                <w:rFonts w:ascii="Times New Roman" w:hAnsi="Times New Roman" w:cs="Times New Roman"/>
              </w:rPr>
              <w:t xml:space="preserve"> Pier </w:t>
            </w:r>
          </w:p>
        </w:tc>
        <w:tc>
          <w:tcPr>
            <w:tcW w:w="992" w:type="dxa"/>
            <w:tcBorders>
              <w:top w:val="nil"/>
              <w:left w:val="nil"/>
              <w:bottom w:val="single" w:sz="8" w:space="0" w:color="auto"/>
              <w:right w:val="nil"/>
            </w:tcBorders>
            <w:shd w:val="clear" w:color="auto" w:fill="auto"/>
            <w:noWrap/>
            <w:vAlign w:val="center"/>
            <w:hideMark/>
          </w:tcPr>
          <w:p w14:paraId="335D071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100.61</w:t>
            </w:r>
          </w:p>
        </w:tc>
        <w:tc>
          <w:tcPr>
            <w:tcW w:w="992" w:type="dxa"/>
            <w:tcBorders>
              <w:top w:val="nil"/>
              <w:left w:val="nil"/>
              <w:bottom w:val="single" w:sz="8" w:space="0" w:color="auto"/>
              <w:right w:val="nil"/>
            </w:tcBorders>
            <w:shd w:val="clear" w:color="auto" w:fill="auto"/>
            <w:noWrap/>
            <w:vAlign w:val="center"/>
            <w:hideMark/>
          </w:tcPr>
          <w:p w14:paraId="12E4BE9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6.85</w:t>
            </w:r>
          </w:p>
        </w:tc>
        <w:tc>
          <w:tcPr>
            <w:tcW w:w="814" w:type="dxa"/>
            <w:tcBorders>
              <w:top w:val="nil"/>
              <w:left w:val="nil"/>
              <w:bottom w:val="single" w:sz="8" w:space="0" w:color="auto"/>
              <w:right w:val="nil"/>
            </w:tcBorders>
            <w:shd w:val="clear" w:color="auto" w:fill="auto"/>
            <w:noWrap/>
            <w:vAlign w:val="center"/>
            <w:hideMark/>
          </w:tcPr>
          <w:p w14:paraId="6C706F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62.72</w:t>
            </w:r>
          </w:p>
        </w:tc>
        <w:tc>
          <w:tcPr>
            <w:tcW w:w="961" w:type="dxa"/>
            <w:tcBorders>
              <w:top w:val="nil"/>
              <w:left w:val="nil"/>
              <w:bottom w:val="single" w:sz="8" w:space="0" w:color="auto"/>
              <w:right w:val="nil"/>
            </w:tcBorders>
            <w:shd w:val="clear" w:color="auto" w:fill="auto"/>
            <w:noWrap/>
            <w:vAlign w:val="center"/>
            <w:hideMark/>
          </w:tcPr>
          <w:p w14:paraId="30655C9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113.</w:t>
            </w:r>
            <w:r>
              <w:rPr>
                <w:rFonts w:ascii="Times New Roman" w:hAnsi="Times New Roman" w:cs="Times New Roman"/>
              </w:rPr>
              <w:t>63</w:t>
            </w:r>
          </w:p>
        </w:tc>
      </w:tr>
    </w:tbl>
    <w:p w14:paraId="3FDF7FA1" w14:textId="77777777" w:rsidR="002270F9" w:rsidRPr="00A05B8C" w:rsidRDefault="002270F9" w:rsidP="002270F9">
      <w:pPr>
        <w:spacing w:line="480" w:lineRule="auto"/>
        <w:rPr>
          <w:rFonts w:ascii="Times New Roman" w:hAnsi="Times New Roman" w:cs="Times New Roman"/>
        </w:rPr>
      </w:pPr>
    </w:p>
    <w:p w14:paraId="4DCE8F98" w14:textId="30548952" w:rsidR="00F20CDD" w:rsidRDefault="00F20CDD" w:rsidP="002270F9">
      <w:pPr>
        <w:spacing w:line="480" w:lineRule="auto"/>
        <w:rPr>
          <w:rFonts w:ascii="Times New Roman" w:hAnsi="Times New Roman" w:cs="Times New Roman"/>
        </w:rPr>
      </w:pPr>
    </w:p>
    <w:p w14:paraId="320C6256" w14:textId="04803155" w:rsidR="00F6440E" w:rsidRDefault="00F6440E">
      <w:pPr>
        <w:rPr>
          <w:rFonts w:ascii="Times New Roman" w:hAnsi="Times New Roman" w:cs="Times New Roman"/>
          <w:noProof/>
        </w:rPr>
      </w:pPr>
      <w:r>
        <w:rPr>
          <w:rFonts w:ascii="Times New Roman" w:hAnsi="Times New Roman" w:cs="Times New Roman"/>
          <w:noProof/>
        </w:rPr>
        <w:br w:type="page"/>
      </w:r>
    </w:p>
    <w:p w14:paraId="44F13856" w14:textId="41ABBB09" w:rsidR="00EC2101" w:rsidRDefault="001C0F48" w:rsidP="007057EC">
      <w:pPr>
        <w:jc w:val="center"/>
        <w:rPr>
          <w:ins w:id="376" w:author="Microsoft Office User" w:date="2016-11-07T11:22:00Z"/>
          <w:rFonts w:ascii="Times New Roman" w:hAnsi="Times New Roman" w:cs="Times New Roman"/>
          <w:noProof/>
        </w:rPr>
      </w:pPr>
      <w:ins w:id="377" w:author="Microsoft Office User" w:date="2016-11-07T11:28:00Z">
        <w:r>
          <w:rPr>
            <w:rFonts w:ascii="Times New Roman" w:hAnsi="Times New Roman" w:cs="Times New Roman"/>
            <w:noProof/>
            <w:rPrChange w:id="378" w:author="Unknown">
              <w:rPr>
                <w:noProof/>
              </w:rPr>
            </w:rPrChange>
          </w:rPr>
          <w:lastRenderedPageBreak/>
          <w:drawing>
            <wp:inline distT="0" distB="0" distL="0" distR="0" wp14:anchorId="33A4A157" wp14:editId="5161388F">
              <wp:extent cx="5748655" cy="7729855"/>
              <wp:effectExtent l="0" t="0" r="0" b="0"/>
              <wp:docPr id="1" name="Picture 1" descr="../Fig%201%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01%20c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7729855"/>
                      </a:xfrm>
                      <a:prstGeom prst="rect">
                        <a:avLst/>
                      </a:prstGeom>
                      <a:noFill/>
                      <a:ln>
                        <a:noFill/>
                      </a:ln>
                    </pic:spPr>
                  </pic:pic>
                </a:graphicData>
              </a:graphic>
            </wp:inline>
          </w:drawing>
        </w:r>
      </w:ins>
    </w:p>
    <w:p w14:paraId="01ECE798" w14:textId="77777777" w:rsidR="00C1225D" w:rsidRDefault="00C1225D">
      <w:pPr>
        <w:rPr>
          <w:rFonts w:ascii="Times New Roman" w:hAnsi="Times New Roman" w:cs="Times New Roman"/>
          <w:noProof/>
        </w:rPr>
      </w:pPr>
    </w:p>
    <w:p w14:paraId="39A99ACB" w14:textId="4046AC6D" w:rsidR="00EC2101" w:rsidRDefault="002270F9" w:rsidP="002270F9">
      <w:pPr>
        <w:spacing w:line="480" w:lineRule="auto"/>
        <w:rPr>
          <w:ins w:id="379" w:author="Microsoft Office User" w:date="2016-11-07T11:23:00Z"/>
          <w:rFonts w:ascii="Times New Roman" w:hAnsi="Times New Roman" w:cs="Times New Roman"/>
        </w:rPr>
      </w:pPr>
      <w:r w:rsidRPr="00A05B8C">
        <w:rPr>
          <w:rFonts w:ascii="Times New Roman" w:hAnsi="Times New Roman" w:cs="Times New Roman"/>
          <w:b/>
        </w:rPr>
        <w:lastRenderedPageBreak/>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1</w:t>
      </w:r>
      <w:r w:rsidRPr="00A05B8C">
        <w:rPr>
          <w:rFonts w:ascii="Times New Roman" w:hAnsi="Times New Roman" w:cs="Times New Roman"/>
        </w:rPr>
        <w:t xml:space="preserve"> </w:t>
      </w:r>
      <w:commentRangeStart w:id="380"/>
      <w:r w:rsidRPr="00A05B8C">
        <w:rPr>
          <w:rFonts w:ascii="Times New Roman" w:hAnsi="Times New Roman" w:cs="Times New Roman"/>
        </w:rPr>
        <w:t>Plots of oxygen level (% air saturation) with relative respiration rate of each species measured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proofErr w:type="gramStart"/>
      <w:r w:rsidRPr="00A05B8C">
        <w:rPr>
          <w:rFonts w:ascii="Times New Roman" w:hAnsi="Times New Roman" w:cs="Times New Roman"/>
        </w:rPr>
        <w:t>,  0</w:t>
      </w:r>
      <w:proofErr w:type="gramEnd"/>
      <w:r w:rsidRPr="00A05B8C">
        <w:rPr>
          <w:rFonts w:ascii="Times New Roman" w:hAnsi="Times New Roman" w:cs="Times New Roman"/>
        </w:rPr>
        <w:t xml:space="preserve">-1). The intersection of dashed lines with x-axis shows the </w:t>
      </w:r>
      <w:r>
        <w:rPr>
          <w:rFonts w:ascii="Times New Roman" w:hAnsi="Times New Roman" w:cs="Times New Roman"/>
        </w:rPr>
        <w:t xml:space="preserve">average </w:t>
      </w:r>
      <w:r w:rsidRPr="00A05B8C">
        <w:rPr>
          <w:rFonts w:ascii="Times New Roman" w:hAnsi="Times New Roman" w:cs="Times New Roman"/>
        </w:rPr>
        <w:t xml:space="preserve">calculated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w:t>
      </w:r>
      <w:commentRangeEnd w:id="380"/>
      <w:r w:rsidR="00156729">
        <w:rPr>
          <w:rStyle w:val="CommentReference"/>
        </w:rPr>
        <w:commentReference w:id="380"/>
      </w:r>
    </w:p>
    <w:p w14:paraId="0EA3A98B" w14:textId="17B6646E" w:rsidR="00C1225D" w:rsidDel="001471B2" w:rsidRDefault="00C1225D" w:rsidP="002270F9">
      <w:pPr>
        <w:spacing w:line="480" w:lineRule="auto"/>
        <w:rPr>
          <w:del w:id="381" w:author="Microsoft Office User" w:date="2016-11-07T16:29:00Z"/>
          <w:rFonts w:ascii="Times New Roman" w:hAnsi="Times New Roman" w:cs="Times New Roman"/>
        </w:rPr>
      </w:pPr>
    </w:p>
    <w:p w14:paraId="6AE5538C" w14:textId="4AC741F0" w:rsidR="00F20CDD" w:rsidRDefault="00A33431" w:rsidP="00EC210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9396BC7" wp14:editId="131573A8">
            <wp:extent cx="5755640" cy="267906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jpg"/>
                    <pic:cNvPicPr/>
                  </pic:nvPicPr>
                  <pic:blipFill>
                    <a:blip r:embed="rId12">
                      <a:extLst>
                        <a:ext uri="{28A0092B-C50C-407E-A947-70E740481C1C}">
                          <a14:useLocalDpi xmlns:a14="http://schemas.microsoft.com/office/drawing/2010/main" val="0"/>
                        </a:ext>
                      </a:extLst>
                    </a:blip>
                    <a:stretch>
                      <a:fillRect/>
                    </a:stretch>
                  </pic:blipFill>
                  <pic:spPr>
                    <a:xfrm>
                      <a:off x="0" y="0"/>
                      <a:ext cx="5755640" cy="2679065"/>
                    </a:xfrm>
                    <a:prstGeom prst="rect">
                      <a:avLst/>
                    </a:prstGeom>
                  </pic:spPr>
                </pic:pic>
              </a:graphicData>
            </a:graphic>
          </wp:inline>
        </w:drawing>
      </w:r>
    </w:p>
    <w:p w14:paraId="1A1454BF" w14:textId="0309A543"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2</w:t>
      </w:r>
      <w:r w:rsidRPr="00A05B8C">
        <w:rPr>
          <w:rFonts w:ascii="Times New Roman" w:hAnsi="Times New Roman" w:cs="Times New Roman"/>
        </w:rPr>
        <w:t xml:space="preserve"> Differences in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w:t>
      </w:r>
      <w:r>
        <w:rPr>
          <w:rFonts w:ascii="Times New Roman" w:hAnsi="Times New Roman" w:cs="Times New Roman"/>
        </w:rPr>
        <w:t>(a)</w:t>
      </w:r>
      <w:r w:rsidRPr="00776230">
        <w:rPr>
          <w:rFonts w:ascii="Times New Roman" w:hAnsi="Times New Roman" w:cs="Times New Roman"/>
        </w:rPr>
        <w:t xml:space="preserve"> </w:t>
      </w:r>
      <w:r w:rsidRPr="00A05B8C">
        <w:rPr>
          <w:rFonts w:ascii="Times New Roman" w:hAnsi="Times New Roman" w:cs="Times New Roman"/>
        </w:rPr>
        <w:t xml:space="preserve">species status (native and invasive), and </w:t>
      </w:r>
      <w:r>
        <w:rPr>
          <w:rFonts w:ascii="Times New Roman" w:hAnsi="Times New Roman" w:cs="Times New Roman"/>
        </w:rPr>
        <w:t>(b</w:t>
      </w:r>
      <w:r w:rsidRPr="00A05B8C">
        <w:rPr>
          <w:rFonts w:ascii="Times New Roman" w:hAnsi="Times New Roman" w:cs="Times New Roman"/>
        </w:rPr>
        <w:t xml:space="preserve">) species shape (erect and flat).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Michaelis-Menten function fitted in </w:t>
      </w:r>
      <w:r w:rsidRPr="00463B11">
        <w:rPr>
          <w:rFonts w:ascii="Times New Roman" w:hAnsi="Times New Roman" w:cs="Times New Roman"/>
          <w:i/>
        </w:rPr>
        <w:t>JAGS</w:t>
      </w:r>
      <w:r w:rsidRPr="00A05B8C">
        <w:rPr>
          <w:rFonts w:ascii="Times New Roman" w:hAnsi="Times New Roman" w:cs="Times New Roman"/>
        </w:rPr>
        <w:t>.</w:t>
      </w:r>
    </w:p>
    <w:p w14:paraId="248C98F7" w14:textId="3B5E19EC" w:rsidR="002270F9" w:rsidRDefault="002270F9">
      <w:pPr>
        <w:rPr>
          <w:rFonts w:ascii="Times New Roman" w:hAnsi="Times New Roman" w:cs="Times New Roman"/>
        </w:rPr>
      </w:pPr>
      <w:r>
        <w:rPr>
          <w:rFonts w:ascii="Times New Roman" w:hAnsi="Times New Roman" w:cs="Times New Roman"/>
        </w:rPr>
        <w:br w:type="page"/>
      </w:r>
    </w:p>
    <w:p w14:paraId="161CA765" w14:textId="1AF2F8FF" w:rsidR="00F20CDD" w:rsidRDefault="00A33431" w:rsidP="00F20CDD">
      <w:pPr>
        <w:spacing w:line="48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64714D7" wp14:editId="5E4A1201">
            <wp:extent cx="297975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jpg"/>
                    <pic:cNvPicPr/>
                  </pic:nvPicPr>
                  <pic:blipFill>
                    <a:blip r:embed="rId13">
                      <a:extLst>
                        <a:ext uri="{28A0092B-C50C-407E-A947-70E740481C1C}">
                          <a14:useLocalDpi xmlns:a14="http://schemas.microsoft.com/office/drawing/2010/main" val="0"/>
                        </a:ext>
                      </a:extLst>
                    </a:blip>
                    <a:stretch>
                      <a:fillRect/>
                    </a:stretch>
                  </pic:blipFill>
                  <pic:spPr>
                    <a:xfrm>
                      <a:off x="0" y="0"/>
                      <a:ext cx="2980347" cy="2743743"/>
                    </a:xfrm>
                    <a:prstGeom prst="rect">
                      <a:avLst/>
                    </a:prstGeom>
                  </pic:spPr>
                </pic:pic>
              </a:graphicData>
            </a:graphic>
          </wp:inline>
        </w:drawing>
      </w:r>
    </w:p>
    <w:p w14:paraId="746696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3</w:t>
      </w:r>
      <w:r w:rsidRPr="00A05B8C">
        <w:rPr>
          <w:rFonts w:ascii="Times New Roman" w:hAnsi="Times New Roman" w:cs="Times New Roman"/>
        </w:rPr>
        <w:t xml:space="preserve"> Differences in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w:t>
      </w:r>
      <w:proofErr w:type="gramStart"/>
      <w:r w:rsidRPr="00A05B8C">
        <w:rPr>
          <w:rFonts w:ascii="Times New Roman" w:hAnsi="Times New Roman" w:cs="Times New Roman"/>
        </w:rPr>
        <w:t>status</w:t>
      </w:r>
      <w:proofErr w:type="gramEnd"/>
      <w:r w:rsidRPr="00A05B8C">
        <w:rPr>
          <w:rFonts w:ascii="Times New Roman" w:hAnsi="Times New Roman" w:cs="Times New Roman"/>
        </w:rPr>
        <w:t xml:space="preserve"> (native and invasive) for “erect shaped species” only.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w:t>
      </w:r>
      <w:proofErr w:type="spellStart"/>
      <w:r w:rsidRPr="00A05B8C">
        <w:rPr>
          <w:rFonts w:ascii="Times New Roman" w:hAnsi="Times New Roman" w:cs="Times New Roman"/>
        </w:rPr>
        <w:t>Michaelis-Menten</w:t>
      </w:r>
      <w:proofErr w:type="spellEnd"/>
      <w:r w:rsidRPr="00A05B8C">
        <w:rPr>
          <w:rFonts w:ascii="Times New Roman" w:hAnsi="Times New Roman" w:cs="Times New Roman"/>
        </w:rPr>
        <w:t xml:space="preserve"> function fitted in </w:t>
      </w:r>
      <w:r w:rsidRPr="00463B11">
        <w:rPr>
          <w:rFonts w:ascii="Times New Roman" w:hAnsi="Times New Roman" w:cs="Times New Roman"/>
          <w:i/>
        </w:rPr>
        <w:t>JAGS</w:t>
      </w:r>
      <w:r w:rsidRPr="00A05B8C">
        <w:rPr>
          <w:rFonts w:ascii="Times New Roman" w:hAnsi="Times New Roman" w:cs="Times New Roman"/>
        </w:rPr>
        <w:t>.</w:t>
      </w:r>
    </w:p>
    <w:p w14:paraId="241550D9" w14:textId="77777777" w:rsidR="002270F9" w:rsidRDefault="002270F9">
      <w:pPr>
        <w:rPr>
          <w:rFonts w:ascii="Times New Roman" w:hAnsi="Times New Roman" w:cs="Times New Roman"/>
        </w:rPr>
      </w:pPr>
    </w:p>
    <w:p w14:paraId="56D9E67B" w14:textId="77777777" w:rsidR="002270F9" w:rsidRDefault="002270F9">
      <w:pPr>
        <w:rPr>
          <w:rFonts w:ascii="Times New Roman" w:hAnsi="Times New Roman" w:cs="Times New Roman"/>
        </w:rPr>
      </w:pPr>
    </w:p>
    <w:p w14:paraId="5089C0A9" w14:textId="77777777" w:rsidR="009406F1" w:rsidRPr="00A05B8C" w:rsidRDefault="009406F1" w:rsidP="004B73D6">
      <w:pPr>
        <w:spacing w:line="480" w:lineRule="auto"/>
        <w:rPr>
          <w:rFonts w:ascii="Times New Roman" w:hAnsi="Times New Roman" w:cs="Times New Roman"/>
        </w:rPr>
      </w:pPr>
    </w:p>
    <w:p w14:paraId="271AD5D1" w14:textId="3AA43A08" w:rsidR="002270F9" w:rsidRDefault="002270F9">
      <w:pPr>
        <w:rPr>
          <w:rFonts w:ascii="Times New Roman" w:hAnsi="Times New Roman" w:cs="Times New Roman"/>
          <w:b/>
        </w:rPr>
      </w:pPr>
      <w:r>
        <w:rPr>
          <w:rFonts w:ascii="Times New Roman" w:hAnsi="Times New Roman" w:cs="Times New Roman"/>
          <w:b/>
        </w:rPr>
        <w:br w:type="page"/>
      </w:r>
    </w:p>
    <w:p w14:paraId="6AF66B9A" w14:textId="3A095CB8" w:rsidR="00F20CDD" w:rsidRDefault="00A33431" w:rsidP="002270F9">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36C8BA" wp14:editId="224673D5">
            <wp:extent cx="5755640" cy="188849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jpg"/>
                    <pic:cNvPicPr/>
                  </pic:nvPicPr>
                  <pic:blipFill>
                    <a:blip r:embed="rId14">
                      <a:extLst>
                        <a:ext uri="{28A0092B-C50C-407E-A947-70E740481C1C}">
                          <a14:useLocalDpi xmlns:a14="http://schemas.microsoft.com/office/drawing/2010/main" val="0"/>
                        </a:ext>
                      </a:extLst>
                    </a:blip>
                    <a:stretch>
                      <a:fillRect/>
                    </a:stretch>
                  </pic:blipFill>
                  <pic:spPr>
                    <a:xfrm>
                      <a:off x="0" y="0"/>
                      <a:ext cx="5755640" cy="1888490"/>
                    </a:xfrm>
                    <a:prstGeom prst="rect">
                      <a:avLst/>
                    </a:prstGeom>
                  </pic:spPr>
                </pic:pic>
              </a:graphicData>
            </a:graphic>
          </wp:inline>
        </w:drawing>
      </w:r>
    </w:p>
    <w:p w14:paraId="3B56BCED" w14:textId="5B2243FF" w:rsidR="002270F9" w:rsidRDefault="002270F9" w:rsidP="002270F9">
      <w:pPr>
        <w:spacing w:line="480" w:lineRule="auto"/>
        <w:rPr>
          <w:rFonts w:ascii="Times New Roman" w:hAnsi="Times New Roman" w:cs="Times New Roman"/>
        </w:rPr>
      </w:pPr>
      <w:r w:rsidRPr="00A05B8C">
        <w:rPr>
          <w:rFonts w:ascii="Times New Roman" w:hAnsi="Times New Roman" w:cs="Times New Roman"/>
          <w:b/>
        </w:rPr>
        <w:t xml:space="preserve">Fig. </w:t>
      </w:r>
      <w:r>
        <w:rPr>
          <w:rFonts w:ascii="Times New Roman" w:hAnsi="Times New Roman" w:cs="Times New Roman"/>
          <w:b/>
        </w:rPr>
        <w:t>4</w:t>
      </w:r>
      <w:r w:rsidRPr="00A05B8C">
        <w:rPr>
          <w:rFonts w:ascii="Times New Roman" w:hAnsi="Times New Roman" w:cs="Times New Roman"/>
        </w:rPr>
        <w:t xml:space="preserve"> Distribution of oxygen level across five different marine sites. Field sites are ordered according to their ranking of their average water speed, from slowest to fastest. Left side of each plot represent frequency distribution of oxygen. Right sides of the plots show cumulative density histograms of oxygen availability for each site. Vertical dashed lines indicate the level where the respiration </w:t>
      </w:r>
      <w:proofErr w:type="gramStart"/>
      <w:r w:rsidRPr="00A05B8C">
        <w:rPr>
          <w:rFonts w:ascii="Times New Roman" w:hAnsi="Times New Roman" w:cs="Times New Roman"/>
        </w:rPr>
        <w:t>rate of the animals start</w:t>
      </w:r>
      <w:proofErr w:type="gramEnd"/>
      <w:r w:rsidRPr="00A05B8C">
        <w:rPr>
          <w:rFonts w:ascii="Times New Roman" w:hAnsi="Times New Roman" w:cs="Times New Roman"/>
        </w:rPr>
        <w:t xml:space="preserve"> to decline (i.e. the value of air saturation in which oxygen consumption is 5% lower than that at 100% air saturation). The horizontal lines correspond to the percentage of microsites that represent physiology stress due to oxygen limitation for native and invasive species form each site. Blue lines are for invasive organisms and red for natives.</w:t>
      </w:r>
    </w:p>
    <w:p w14:paraId="49531946" w14:textId="248385CD" w:rsidR="002270F9" w:rsidRDefault="002270F9">
      <w:pPr>
        <w:rPr>
          <w:rFonts w:ascii="Times New Roman" w:hAnsi="Times New Roman" w:cs="Times New Roman"/>
          <w:b/>
        </w:rPr>
      </w:pPr>
      <w:r>
        <w:rPr>
          <w:rFonts w:ascii="Times New Roman" w:hAnsi="Times New Roman" w:cs="Times New Roman"/>
          <w:b/>
        </w:rPr>
        <w:br w:type="page"/>
      </w:r>
    </w:p>
    <w:p w14:paraId="4394FB9F" w14:textId="14EA2899" w:rsidR="004B0C77" w:rsidRDefault="00A22F72" w:rsidP="00C27738">
      <w:pPr>
        <w:spacing w:line="480" w:lineRule="auto"/>
        <w:rPr>
          <w:rFonts w:ascii="Times New Roman" w:hAnsi="Times New Roman" w:cs="Times New Roman"/>
          <w:b/>
        </w:rPr>
      </w:pPr>
      <w:r w:rsidRPr="00A05B8C">
        <w:rPr>
          <w:rFonts w:ascii="Times New Roman" w:hAnsi="Times New Roman" w:cs="Times New Roman"/>
          <w:b/>
        </w:rPr>
        <w:lastRenderedPageBreak/>
        <w:t>D</w:t>
      </w:r>
      <w:r w:rsidR="006F1C06" w:rsidRPr="00A05B8C">
        <w:rPr>
          <w:rFonts w:ascii="Times New Roman" w:hAnsi="Times New Roman" w:cs="Times New Roman"/>
          <w:b/>
        </w:rPr>
        <w:t xml:space="preserve">iscussion </w:t>
      </w:r>
    </w:p>
    <w:p w14:paraId="40427E57" w14:textId="4AD3974D" w:rsidR="00467DDE" w:rsidRPr="00A05B8C" w:rsidRDefault="00EF3D31" w:rsidP="00C27738">
      <w:pPr>
        <w:spacing w:line="480" w:lineRule="auto"/>
        <w:rPr>
          <w:rFonts w:ascii="Times New Roman" w:hAnsi="Times New Roman" w:cs="Times New Roman"/>
        </w:rPr>
      </w:pPr>
      <w:r w:rsidRPr="00A05B8C">
        <w:rPr>
          <w:rFonts w:ascii="Times New Roman" w:hAnsi="Times New Roman" w:cs="Times New Roman"/>
        </w:rPr>
        <w:t>We find</w:t>
      </w:r>
      <w:r w:rsidR="00467DDE" w:rsidRPr="00A05B8C">
        <w:rPr>
          <w:rFonts w:ascii="Times New Roman" w:hAnsi="Times New Roman" w:cs="Times New Roman"/>
        </w:rPr>
        <w:t xml:space="preserve"> that </w:t>
      </w:r>
      <w:r w:rsidR="00700AC4" w:rsidRPr="00A05B8C">
        <w:rPr>
          <w:rFonts w:ascii="Times New Roman" w:hAnsi="Times New Roman" w:cs="Times New Roman"/>
        </w:rPr>
        <w:t>human</w:t>
      </w:r>
      <w:r w:rsidR="00A20A73" w:rsidRPr="00A05B8C">
        <w:rPr>
          <w:rFonts w:ascii="Times New Roman" w:hAnsi="Times New Roman" w:cs="Times New Roman"/>
        </w:rPr>
        <w:t>-</w:t>
      </w:r>
      <w:r w:rsidR="00700AC4" w:rsidRPr="00A05B8C">
        <w:rPr>
          <w:rFonts w:ascii="Times New Roman" w:hAnsi="Times New Roman" w:cs="Times New Roman"/>
        </w:rPr>
        <w:t xml:space="preserve">made </w:t>
      </w:r>
      <w:r w:rsidR="00467DDE" w:rsidRPr="00A05B8C">
        <w:rPr>
          <w:rFonts w:ascii="Times New Roman" w:hAnsi="Times New Roman" w:cs="Times New Roman"/>
        </w:rPr>
        <w:t xml:space="preserve">structures, particularly marinas, </w:t>
      </w:r>
      <w:r w:rsidRPr="00A05B8C">
        <w:rPr>
          <w:rFonts w:ascii="Times New Roman" w:hAnsi="Times New Roman" w:cs="Times New Roman"/>
        </w:rPr>
        <w:t xml:space="preserve">cause reductions in local </w:t>
      </w:r>
      <w:r w:rsidR="00467DDE" w:rsidRPr="00A05B8C">
        <w:rPr>
          <w:rFonts w:ascii="Times New Roman" w:hAnsi="Times New Roman" w:cs="Times New Roman"/>
        </w:rPr>
        <w:t xml:space="preserve">availability </w:t>
      </w:r>
      <w:r w:rsidRPr="00A05B8C">
        <w:rPr>
          <w:rFonts w:ascii="Times New Roman" w:hAnsi="Times New Roman" w:cs="Times New Roman"/>
        </w:rPr>
        <w:t xml:space="preserve">of oxygen </w:t>
      </w:r>
      <w:r w:rsidR="00467DDE" w:rsidRPr="00A05B8C">
        <w:rPr>
          <w:rFonts w:ascii="Times New Roman" w:hAnsi="Times New Roman" w:cs="Times New Roman"/>
        </w:rPr>
        <w:t xml:space="preserve">in marine environments, and in </w:t>
      </w:r>
      <w:r w:rsidRPr="00A05B8C">
        <w:rPr>
          <w:rFonts w:ascii="Times New Roman" w:hAnsi="Times New Roman" w:cs="Times New Roman"/>
        </w:rPr>
        <w:t>some</w:t>
      </w:r>
      <w:r w:rsidR="00467DDE" w:rsidRPr="00A05B8C">
        <w:rPr>
          <w:rFonts w:ascii="Times New Roman" w:hAnsi="Times New Roman" w:cs="Times New Roman"/>
        </w:rPr>
        <w:t xml:space="preserve"> cases, push oxygen levels below the tolerance of the species that could live there, particularly native species. Environments with high</w:t>
      </w:r>
      <w:r w:rsidRPr="00A05B8C">
        <w:rPr>
          <w:rFonts w:ascii="Times New Roman" w:hAnsi="Times New Roman" w:cs="Times New Roman"/>
        </w:rPr>
        <w:t>er</w:t>
      </w:r>
      <w:r w:rsidR="00467DDE" w:rsidRPr="00A05B8C">
        <w:rPr>
          <w:rFonts w:ascii="Times New Roman" w:hAnsi="Times New Roman" w:cs="Times New Roman"/>
        </w:rPr>
        <w:t xml:space="preserve"> water flow provide almost exclusively </w:t>
      </w:r>
      <w:proofErr w:type="spellStart"/>
      <w:r w:rsidR="00467DDE" w:rsidRPr="00A05B8C">
        <w:rPr>
          <w:rFonts w:ascii="Times New Roman" w:hAnsi="Times New Roman" w:cs="Times New Roman"/>
        </w:rPr>
        <w:t>normoxic</w:t>
      </w:r>
      <w:proofErr w:type="spellEnd"/>
      <w:r w:rsidR="00467DDE" w:rsidRPr="00A05B8C">
        <w:rPr>
          <w:rFonts w:ascii="Times New Roman" w:hAnsi="Times New Roman" w:cs="Times New Roman"/>
        </w:rPr>
        <w:t xml:space="preserve"> microsites with low spatial and temporal variation in oxygen levels. On the other hand, low flow environments </w:t>
      </w:r>
      <w:r w:rsidRPr="00A05B8C">
        <w:rPr>
          <w:rFonts w:ascii="Times New Roman" w:hAnsi="Times New Roman" w:cs="Times New Roman"/>
        </w:rPr>
        <w:t xml:space="preserve">show </w:t>
      </w:r>
      <w:r w:rsidR="00467DDE" w:rsidRPr="00A05B8C">
        <w:rPr>
          <w:rFonts w:ascii="Times New Roman" w:hAnsi="Times New Roman" w:cs="Times New Roman"/>
        </w:rPr>
        <w:t>high</w:t>
      </w:r>
      <w:r w:rsidRPr="00A05B8C">
        <w:rPr>
          <w:rFonts w:ascii="Times New Roman" w:hAnsi="Times New Roman" w:cs="Times New Roman"/>
        </w:rPr>
        <w:t>er</w:t>
      </w:r>
      <w:r w:rsidR="00467DDE" w:rsidRPr="00A05B8C">
        <w:rPr>
          <w:rFonts w:ascii="Times New Roman" w:hAnsi="Times New Roman" w:cs="Times New Roman"/>
        </w:rPr>
        <w:t xml:space="preserve"> variation in oxygen levels in both space and time. Flat species have greater tolerance to hypoxic conditions than erect species, a result that echoes previous studies in warm water sessile marine invertebrate communities</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00467DDE" w:rsidRPr="00A05B8C">
        <w:rPr>
          <w:rFonts w:ascii="Times New Roman" w:hAnsi="Times New Roman" w:cs="Times New Roman"/>
        </w:rPr>
        <w:t xml:space="preserve">. Most importantly, </w:t>
      </w:r>
      <w:r w:rsidR="001F6E9D"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found that invasive species can tolerate lower oxygen levels than native species – invasive species </w:t>
      </w:r>
      <w:r w:rsidR="00BE7C2D" w:rsidRPr="00A05B8C">
        <w:rPr>
          <w:rFonts w:ascii="Times New Roman" w:hAnsi="Times New Roman" w:cs="Times New Roman"/>
        </w:rPr>
        <w:t xml:space="preserve">could maintain a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467DDE" w:rsidRPr="00A05B8C">
        <w:rPr>
          <w:rFonts w:ascii="Times New Roman" w:hAnsi="Times New Roman" w:cs="Times New Roman"/>
        </w:rPr>
        <w:t xml:space="preserve"> at oxygen levels that were </w:t>
      </w:r>
      <w:r w:rsidR="00BE7C2D" w:rsidRPr="00A05B8C">
        <w:rPr>
          <w:rFonts w:ascii="Times New Roman" w:hAnsi="Times New Roman" w:cs="Times New Roman"/>
        </w:rPr>
        <w:t>~</w:t>
      </w:r>
      <w:r w:rsidR="00C3107A">
        <w:rPr>
          <w:rFonts w:ascii="Times New Roman" w:hAnsi="Times New Roman" w:cs="Times New Roman"/>
        </w:rPr>
        <w:t>1.7</w:t>
      </w:r>
      <w:r w:rsidR="00BE7C2D" w:rsidRPr="00A05B8C">
        <w:rPr>
          <w:rFonts w:ascii="Times New Roman" w:hAnsi="Times New Roman" w:cs="Times New Roman"/>
        </w:rPr>
        <w:t xml:space="preserve">-fold lower than </w:t>
      </w:r>
      <w:r w:rsidR="00467DDE" w:rsidRPr="00A05B8C">
        <w:rPr>
          <w:rFonts w:ascii="Times New Roman" w:hAnsi="Times New Roman" w:cs="Times New Roman"/>
        </w:rPr>
        <w:t xml:space="preserve">those of native species. Based on the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reported here, </w:t>
      </w:r>
      <w:r w:rsidR="002F714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calculated that in some sites, up to </w:t>
      </w:r>
      <w:r w:rsidR="00BE7C2D" w:rsidRPr="00A05B8C">
        <w:rPr>
          <w:rFonts w:ascii="Times New Roman" w:hAnsi="Times New Roman" w:cs="Times New Roman"/>
        </w:rPr>
        <w:t>30</w:t>
      </w:r>
      <w:r w:rsidR="00467DDE" w:rsidRPr="00A05B8C">
        <w:rPr>
          <w:rFonts w:ascii="Times New Roman" w:hAnsi="Times New Roman" w:cs="Times New Roman"/>
        </w:rPr>
        <w:t xml:space="preserve">% of the </w:t>
      </w:r>
      <w:r w:rsidR="00241313" w:rsidRPr="00A05B8C">
        <w:rPr>
          <w:rFonts w:ascii="Times New Roman" w:hAnsi="Times New Roman" w:cs="Times New Roman"/>
        </w:rPr>
        <w:t>micro</w:t>
      </w:r>
      <w:r w:rsidR="00FD65C3" w:rsidRPr="00A05B8C">
        <w:rPr>
          <w:rFonts w:ascii="Times New Roman" w:hAnsi="Times New Roman" w:cs="Times New Roman"/>
        </w:rPr>
        <w:t>sites</w:t>
      </w:r>
      <w:r w:rsidR="00467DDE" w:rsidRPr="00A05B8C">
        <w:rPr>
          <w:rFonts w:ascii="Times New Roman" w:hAnsi="Times New Roman" w:cs="Times New Roman"/>
        </w:rPr>
        <w:t xml:space="preserve"> </w:t>
      </w:r>
      <w:r w:rsidR="00241313" w:rsidRPr="00A05B8C">
        <w:rPr>
          <w:rFonts w:ascii="Times New Roman" w:hAnsi="Times New Roman" w:cs="Times New Roman"/>
        </w:rPr>
        <w:t>are</w:t>
      </w:r>
      <w:r w:rsidR="00467DDE" w:rsidRPr="00A05B8C">
        <w:rPr>
          <w:rFonts w:ascii="Times New Roman" w:hAnsi="Times New Roman" w:cs="Times New Roman"/>
        </w:rPr>
        <w:t xml:space="preserve"> physiologically stressful for native species. </w:t>
      </w:r>
    </w:p>
    <w:p w14:paraId="51F5B595" w14:textId="6F8415D4"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Previous studies have record</w:t>
      </w:r>
      <w:r w:rsidR="00DD50BF" w:rsidRPr="00A05B8C">
        <w:rPr>
          <w:rFonts w:ascii="Times New Roman" w:hAnsi="Times New Roman" w:cs="Times New Roman"/>
        </w:rPr>
        <w:t>ed</w:t>
      </w:r>
      <w:r w:rsidRPr="00A05B8C">
        <w:rPr>
          <w:rFonts w:ascii="Times New Roman" w:hAnsi="Times New Roman" w:cs="Times New Roman"/>
        </w:rPr>
        <w:t xml:space="preserve"> broad scale reductions in oxygen levels in low flow marinas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&lt;EndNote&gt;&lt;Cite&gt;&lt;Author&gt;Stammerjohn&lt;/Author&gt;&lt;Year&gt;1991&lt;/Year&gt;&lt;RecNum&gt;453&lt;/RecNum&gt;&lt;DisplayText&gt;(Stammerjohn&lt;style face="italic"&gt; et al.&lt;/style&gt;, 1991)&lt;/DisplayText&gt;&lt;record&gt;&lt;rec-number&gt;453&lt;/rec-number&gt;&lt;foreign-keys&gt;&lt;key app="EN" db-id="wasapzp9xa0dr9etatnpvapgpavfsw25at0e" timestamp="1462503546"&gt;453&lt;/key&gt;&lt;/foreign-keys&gt;&lt;ref-type name="Book"&gt;6&lt;/ref-type&gt;&lt;contributors&gt;&lt;authors&gt;&lt;author&gt;Stammerjohn, S. &lt;/author&gt;&lt;author&gt;Smith, E.&lt;/author&gt;&lt;author&gt;Boynton, W.R.&lt;/author&gt;&lt;author&gt;Kemp, W.M&lt;/author&gt;&lt;/authors&gt;&lt;secondary-authors&gt;&lt;author&gt;Stammerjohn, S.&lt;/author&gt;&lt;author&gt;Chesapeake Research, Consortium&lt;/author&gt;&lt;/secondary-authors&gt;&lt;/contributors&gt;&lt;titles&gt;&lt;title&gt;Potential impacts from marinas and boats in Baltimore Harbor&lt;/title&gt;&lt;secondary-title&gt;Chesapeake Research Consortium publication ;&lt;/secondary-title&gt;&lt;/titles&gt;&lt;dates&gt;&lt;year&gt;1991&lt;/year&gt;&lt;/dates&gt;&lt;pub-location&gt;Solomons, MD&lt;/pub-location&gt;&lt;publisher&gt;Chesapeake Research Consortium&lt;/publisher&gt;&lt;urls&gt;&lt;related-urls&gt;&lt;url&gt;http://www.vims.edu/GreyLit/CRC/crc139&lt;/url&gt;&lt;/related-urls&gt;&lt;/urls&gt;&lt;language&gt;English&lt;/language&gt;&lt;/record&gt;&lt;/Cite&gt;&lt;/EndNote&gt;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Stammerjohn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but few have explored oxygen levels at the scales that are likely to be relevant to organisms. </w:t>
      </w:r>
      <w:r w:rsidR="00EF3D31" w:rsidRPr="00A05B8C">
        <w:rPr>
          <w:rFonts w:ascii="Times New Roman" w:hAnsi="Times New Roman" w:cs="Times New Roman"/>
        </w:rPr>
        <w:t>Our approach is</w:t>
      </w:r>
      <w:r w:rsidRPr="00A05B8C">
        <w:rPr>
          <w:rFonts w:ascii="Times New Roman" w:hAnsi="Times New Roman" w:cs="Times New Roman"/>
        </w:rPr>
        <w:t xml:space="preserve"> likely to slightly overestimate o</w:t>
      </w:r>
      <w:r w:rsidR="000144B5" w:rsidRPr="00A05B8C">
        <w:rPr>
          <w:rFonts w:ascii="Times New Roman" w:hAnsi="Times New Roman" w:cs="Times New Roman"/>
        </w:rPr>
        <w:t xml:space="preserve">xygen availability in the field. </w:t>
      </w:r>
      <w:r w:rsidR="00020F3D" w:rsidRPr="00A05B8C">
        <w:rPr>
          <w:rFonts w:ascii="Times New Roman" w:hAnsi="Times New Roman" w:cs="Times New Roman"/>
        </w:rPr>
        <w:t>We</w:t>
      </w:r>
      <w:r w:rsidRPr="00A05B8C">
        <w:rPr>
          <w:rFonts w:ascii="Times New Roman" w:hAnsi="Times New Roman" w:cs="Times New Roman"/>
        </w:rPr>
        <w:t xml:space="preserve"> measured oxygen during daylight hours and in regions that were exposed to ambient light. Oxygenation of the boundary layer from photosynthesis by micro-</w:t>
      </w:r>
      <w:proofErr w:type="spellStart"/>
      <w:r w:rsidRPr="00A05B8C">
        <w:rPr>
          <w:rFonts w:ascii="Times New Roman" w:hAnsi="Times New Roman" w:cs="Times New Roman"/>
        </w:rPr>
        <w:t>phyto</w:t>
      </w:r>
      <w:proofErr w:type="spellEnd"/>
      <w:r w:rsidRPr="00A05B8C">
        <w:rPr>
          <w:rFonts w:ascii="Times New Roman" w:hAnsi="Times New Roman" w:cs="Times New Roman"/>
        </w:rPr>
        <w:t xml:space="preserve">-benthos will therefore increase local oxygen levels during the day relative to those same areas at night (for analogous effects in tide pools, coral reefs and </w:t>
      </w:r>
      <w:r w:rsidR="00EF3D31" w:rsidRPr="00A05B8C">
        <w:rPr>
          <w:rFonts w:ascii="Times New Roman" w:hAnsi="Times New Roman" w:cs="Times New Roman"/>
        </w:rPr>
        <w:t xml:space="preserve">other </w:t>
      </w:r>
      <w:r w:rsidRPr="00A05B8C">
        <w:rPr>
          <w:rFonts w:ascii="Times New Roman" w:hAnsi="Times New Roman" w:cs="Times New Roman"/>
        </w:rPr>
        <w:t>low flow systems see</w:t>
      </w:r>
      <w:r w:rsidR="00AA3806">
        <w:rPr>
          <w:rFonts w:ascii="Times New Roman" w:hAnsi="Times New Roman" w:cs="Times New Roman"/>
        </w:rPr>
        <w:t>:</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PEVuZE5vdGU+PENpdGU+PEF1dGhvcj5Pc2luZ2E8L0F1dGhvcj48WWVhcj4xOTk5PC9ZZWFyPjxS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PEVuZE5vdGU+PENpdGU+PEF1dGhvcj5Pc2luZ2E8L0F1dGhvcj48WWVhcj4xOTk5PC9ZZWFyPjxS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Dodds</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r w:rsidR="005227F8">
        <w:rPr>
          <w:rFonts w:ascii="Times New Roman" w:hAnsi="Times New Roman" w:cs="Times New Roman"/>
          <w:noProof/>
        </w:rPr>
        <w:t xml:space="preserve">, </w:t>
      </w:r>
      <w:r w:rsidR="00E36EE8">
        <w:rPr>
          <w:rFonts w:ascii="Times New Roman" w:hAnsi="Times New Roman" w:cs="Times New Roman"/>
          <w:noProof/>
        </w:rPr>
        <w:t>Kinsey &amp;  Kinsey, 1967</w:t>
      </w:r>
      <w:r w:rsidR="005227F8">
        <w:rPr>
          <w:rFonts w:ascii="Times New Roman" w:hAnsi="Times New Roman" w:cs="Times New Roman"/>
          <w:noProof/>
        </w:rPr>
        <w:t xml:space="preserve">, </w:t>
      </w:r>
      <w:r w:rsidR="00E36EE8">
        <w:rPr>
          <w:rFonts w:ascii="Times New Roman" w:hAnsi="Times New Roman" w:cs="Times New Roman"/>
          <w:noProof/>
        </w:rPr>
        <w:t>Nilsson &amp;  Ostlund-Nilsson, 2004</w:t>
      </w:r>
      <w:r w:rsidR="005227F8">
        <w:rPr>
          <w:rFonts w:ascii="Times New Roman" w:hAnsi="Times New Roman" w:cs="Times New Roman"/>
          <w:noProof/>
        </w:rPr>
        <w:t xml:space="preserve">, </w:t>
      </w:r>
      <w:r w:rsidR="00E36EE8">
        <w:rPr>
          <w:rFonts w:ascii="Times New Roman" w:hAnsi="Times New Roman" w:cs="Times New Roman"/>
          <w:noProof/>
        </w:rPr>
        <w:t>Osinga</w:t>
      </w:r>
      <w:r w:rsidR="00E36EE8" w:rsidRPr="005227F8">
        <w:rPr>
          <w:rFonts w:ascii="Times New Roman" w:hAnsi="Times New Roman" w:cs="Times New Roman"/>
          <w:i/>
          <w:noProof/>
        </w:rPr>
        <w:t xml:space="preserve"> et al.</w:t>
      </w:r>
      <w:r w:rsidR="00E36EE8">
        <w:rPr>
          <w:rFonts w:ascii="Times New Roman" w:hAnsi="Times New Roman" w:cs="Times New Roman"/>
          <w:noProof/>
        </w:rPr>
        <w:t>, 1999</w:t>
      </w:r>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found generally higher estimates of oxygen availability in Port Phillip Bay relative to a similar study in a marina in subtropical Australia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subtropical site had similar or higher flow rates than the sites </w:t>
      </w:r>
      <w:r w:rsidR="001F6E9D"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so differences in flow are unlikely to explain </w:t>
      </w:r>
      <w:r w:rsidR="00E06A18">
        <w:rPr>
          <w:rFonts w:ascii="Times New Roman" w:hAnsi="Times New Roman" w:cs="Times New Roman"/>
        </w:rPr>
        <w:t>the observed difference in oxygen availability</w:t>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w:t>
      </w:r>
      <w:r w:rsidRPr="00A05B8C">
        <w:rPr>
          <w:rFonts w:ascii="Times New Roman" w:hAnsi="Times New Roman" w:cs="Times New Roman"/>
        </w:rPr>
        <w:lastRenderedPageBreak/>
        <w:t xml:space="preserve">the higher temperature at the subtropical site (25 °C there versus 19 °C during </w:t>
      </w:r>
      <w:r w:rsidR="00EF3D31" w:rsidRPr="00A05B8C">
        <w:rPr>
          <w:rFonts w:ascii="Times New Roman" w:hAnsi="Times New Roman" w:cs="Times New Roman"/>
        </w:rPr>
        <w:t>our</w:t>
      </w:r>
      <w:r w:rsidRPr="00A05B8C">
        <w:rPr>
          <w:rFonts w:ascii="Times New Roman" w:hAnsi="Times New Roman" w:cs="Times New Roman"/>
        </w:rPr>
        <w:t xml:space="preserve"> study) increased the metabolic demands of the local community, leading to lower oxygen levels overall. An important next step would be to determine whether oxygen availability </w:t>
      </w:r>
      <w:proofErr w:type="spellStart"/>
      <w:r w:rsidRPr="00A05B8C">
        <w:rPr>
          <w:rFonts w:ascii="Times New Roman" w:hAnsi="Times New Roman" w:cs="Times New Roman"/>
        </w:rPr>
        <w:t>covaries</w:t>
      </w:r>
      <w:proofErr w:type="spellEnd"/>
      <w:r w:rsidRPr="00A05B8C">
        <w:rPr>
          <w:rFonts w:ascii="Times New Roman" w:hAnsi="Times New Roman" w:cs="Times New Roman"/>
        </w:rPr>
        <w:t xml:space="preserve"> with seasonal changes in temperature at the study sites of </w:t>
      </w:r>
      <w:r w:rsidR="00E06A18">
        <w:rPr>
          <w:rFonts w:ascii="Times New Roman" w:hAnsi="Times New Roman" w:cs="Times New Roman"/>
        </w:rPr>
        <w:t>the present</w:t>
      </w:r>
      <w:r w:rsidR="00E06A18" w:rsidRPr="00A05B8C">
        <w:rPr>
          <w:rFonts w:ascii="Times New Roman" w:hAnsi="Times New Roman" w:cs="Times New Roman"/>
        </w:rPr>
        <w:t xml:space="preserve"> </w:t>
      </w:r>
      <w:r w:rsidRPr="00A05B8C">
        <w:rPr>
          <w:rFonts w:ascii="Times New Roman" w:hAnsi="Times New Roman" w:cs="Times New Roman"/>
        </w:rPr>
        <w:t>study. Interestingly, even with differences in mean oxygen availability at the subtropical site and</w:t>
      </w:r>
      <w:r w:rsidR="00E06A18">
        <w:rPr>
          <w:rFonts w:ascii="Times New Roman" w:hAnsi="Times New Roman" w:cs="Times New Roman"/>
        </w:rPr>
        <w:t xml:space="preserve"> the</w:t>
      </w:r>
      <w:r w:rsidRPr="00A05B8C">
        <w:rPr>
          <w:rFonts w:ascii="Times New Roman" w:hAnsi="Times New Roman" w:cs="Times New Roman"/>
        </w:rPr>
        <w:t xml:space="preserve"> St Kilda site,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find a similar percentage of habitat is predicted to </w:t>
      </w:r>
      <w:r w:rsidR="00E06A18">
        <w:rPr>
          <w:rFonts w:ascii="Times New Roman" w:hAnsi="Times New Roman" w:cs="Times New Roman"/>
        </w:rPr>
        <w:t xml:space="preserve">be </w:t>
      </w:r>
      <w:r w:rsidRPr="00A05B8C">
        <w:rPr>
          <w:rFonts w:ascii="Times New Roman" w:hAnsi="Times New Roman" w:cs="Times New Roman"/>
        </w:rPr>
        <w:t>physiologically stressful to that found in the previous study</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Pr="00A05B8C">
        <w:rPr>
          <w:rFonts w:ascii="Times New Roman" w:hAnsi="Times New Roman" w:cs="Times New Roman"/>
        </w:rPr>
        <w:t xml:space="preserve">. </w:t>
      </w:r>
    </w:p>
    <w:p w14:paraId="5A43F722" w14:textId="7B54B509" w:rsidR="00467DDE" w:rsidRPr="00A05B8C" w:rsidRDefault="008C4DBF">
      <w:pPr>
        <w:spacing w:line="480" w:lineRule="auto"/>
        <w:rPr>
          <w:rFonts w:ascii="Times New Roman" w:hAnsi="Times New Roman" w:cs="Times New Roman"/>
        </w:rPr>
        <w:pPrChange w:id="382" w:author="Dustin Marshall" w:date="2016-11-16T10:12:00Z">
          <w:pPr>
            <w:spacing w:line="480" w:lineRule="auto"/>
            <w:ind w:firstLine="567"/>
          </w:pPr>
        </w:pPrChange>
      </w:pPr>
      <w:ins w:id="383" w:author="Dustin Marshall" w:date="2016-11-16T10:08:00Z">
        <w:r>
          <w:rPr>
            <w:rFonts w:ascii="Times New Roman" w:hAnsi="Times New Roman" w:cs="Times New Roman"/>
          </w:rPr>
          <w:t xml:space="preserve">It’s important to note that </w:t>
        </w:r>
      </w:ins>
      <w:ins w:id="384" w:author="Microsoft Office User" w:date="2016-11-03T12:51:00Z">
        <w:del w:id="385" w:author="Dustin Marshall" w:date="2016-11-16T10:08:00Z">
          <w:r w:rsidR="002633FA" w:rsidRPr="007057EC" w:rsidDel="008C4DBF">
            <w:rPr>
              <w:rFonts w:ascii="Times New Roman" w:hAnsi="Times New Roman" w:cs="Times New Roman"/>
            </w:rPr>
            <w:delText>W</w:delText>
          </w:r>
        </w:del>
      </w:ins>
      <w:ins w:id="386" w:author="Microsoft Office User" w:date="2016-11-03T12:56:00Z">
        <w:del w:id="387" w:author="Dustin Marshall" w:date="2016-11-16T10:08:00Z">
          <w:r w:rsidR="002633FA" w:rsidDel="008C4DBF">
            <w:rPr>
              <w:rFonts w:ascii="Times New Roman" w:hAnsi="Times New Roman" w:cs="Times New Roman"/>
            </w:rPr>
            <w:delText>e</w:delText>
          </w:r>
        </w:del>
      </w:ins>
      <w:ins w:id="388" w:author="Microsoft Office User" w:date="2016-11-03T12:51:00Z">
        <w:del w:id="389" w:author="Dustin Marshall" w:date="2016-11-16T10:08:00Z">
          <w:r w:rsidR="002633FA" w:rsidRPr="007057EC" w:rsidDel="008C4DBF">
            <w:rPr>
              <w:rFonts w:ascii="Times New Roman" w:hAnsi="Times New Roman" w:cs="Times New Roman"/>
            </w:rPr>
            <w:delText xml:space="preserve"> aware that </w:delText>
          </w:r>
        </w:del>
      </w:ins>
      <w:ins w:id="390" w:author="Microsoft Office User" w:date="2016-11-03T12:52:00Z">
        <w:del w:id="391" w:author="Dustin Marshall" w:date="2016-11-16T10:08:00Z">
          <w:r w:rsidR="002633FA" w:rsidRPr="007057EC" w:rsidDel="008C4DBF">
            <w:rPr>
              <w:rFonts w:ascii="Times New Roman" w:hAnsi="Times New Roman" w:cs="Times New Roman"/>
            </w:rPr>
            <w:delText>our</w:delText>
          </w:r>
        </w:del>
      </w:ins>
      <w:ins w:id="392" w:author="Microsoft Office User" w:date="2016-11-03T12:51:00Z">
        <w:del w:id="393" w:author="Dustin Marshall" w:date="2016-11-16T10:08:00Z">
          <w:r w:rsidR="002633FA" w:rsidRPr="007057EC" w:rsidDel="008C4DBF">
            <w:rPr>
              <w:rFonts w:ascii="Times New Roman" w:hAnsi="Times New Roman" w:cs="Times New Roman"/>
            </w:rPr>
            <w:delText xml:space="preserve"> </w:delText>
          </w:r>
        </w:del>
      </w:ins>
      <w:ins w:id="394" w:author="Microsoft Office User" w:date="2016-11-03T12:52:00Z">
        <w:del w:id="395" w:author="Dustin Marshall" w:date="2016-11-16T10:08:00Z">
          <w:r w:rsidR="002633FA" w:rsidRPr="007057EC" w:rsidDel="008C4DBF">
            <w:rPr>
              <w:rFonts w:ascii="Times New Roman" w:hAnsi="Times New Roman" w:cs="Times New Roman"/>
            </w:rPr>
            <w:delText>estimates</w:delText>
          </w:r>
        </w:del>
      </w:ins>
      <w:ins w:id="396" w:author="Microsoft Office User" w:date="2016-11-03T12:51:00Z">
        <w:del w:id="397" w:author="Dustin Marshall" w:date="2016-11-16T10:08:00Z">
          <w:r w:rsidR="002633FA" w:rsidRPr="007057EC" w:rsidDel="008C4DBF">
            <w:rPr>
              <w:rFonts w:ascii="Times New Roman" w:hAnsi="Times New Roman" w:cs="Times New Roman"/>
            </w:rPr>
            <w:delText xml:space="preserve"> </w:delText>
          </w:r>
          <w:r w:rsidR="002633FA" w:rsidDel="008C4DBF">
            <w:rPr>
              <w:rFonts w:ascii="Times New Roman" w:hAnsi="Times New Roman" w:cs="Times New Roman"/>
            </w:rPr>
            <w:delText xml:space="preserve">of </w:delTex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2633FA" w:rsidDel="008C4DBF">
            <w:rPr>
              <w:rFonts w:ascii="Times New Roman" w:hAnsi="Times New Roman" w:cs="Times New Roman"/>
            </w:rPr>
            <w:delText xml:space="preserve"> in which </w:delText>
          </w:r>
        </w:del>
      </w:ins>
      <w:ins w:id="398" w:author="Dustin Marshall" w:date="2016-11-16T10:08:00Z">
        <w:r>
          <w:rPr>
            <w:rFonts w:ascii="Times New Roman" w:hAnsi="Times New Roman" w:cs="Times New Roman"/>
          </w:rPr>
          <w:t xml:space="preserve">our use of </w:t>
        </w:r>
      </w:ins>
      <m:oMath>
        <m:acc>
          <m:accPr>
            <m:chr m:val="̇"/>
            <m:ctrlPr>
              <w:ins w:id="399" w:author="Microsoft Office User" w:date="2016-11-03T12:51:00Z">
                <w:rPr>
                  <w:rFonts w:ascii="Cambria Math" w:hAnsi="Cambria Math" w:cs="Times New Roman"/>
                </w:rPr>
              </w:ins>
            </m:ctrlPr>
          </m:accPr>
          <m:e>
            <w:ins w:id="400" w:author="Microsoft Office User" w:date="2016-11-03T12:51:00Z">
              <m:r>
                <m:rPr>
                  <m:sty m:val="p"/>
                </m:rPr>
                <w:rPr>
                  <w:rFonts w:ascii="Cambria Math" w:hAnsi="Cambria Math" w:cs="Times New Roman"/>
                </w:rPr>
                <m:t>V</m:t>
              </m:r>
            </w:ins>
          </m:e>
        </m:acc>
        <m:sSub>
          <m:sSubPr>
            <m:ctrlPr>
              <w:ins w:id="401" w:author="Microsoft Office User" w:date="2016-11-03T12:51:00Z">
                <w:rPr>
                  <w:rFonts w:ascii="Cambria Math" w:hAnsi="Cambria Math" w:cs="Times New Roman"/>
                </w:rPr>
              </w:ins>
            </m:ctrlPr>
          </m:sSubPr>
          <m:e>
            <w:ins w:id="402" w:author="Microsoft Office User" w:date="2016-11-03T12:51:00Z">
              <m:r>
                <m:rPr>
                  <m:sty m:val="p"/>
                </m:rPr>
                <w:rPr>
                  <w:rFonts w:ascii="Cambria Math" w:hAnsi="Cambria Math" w:cs="Times New Roman"/>
                </w:rPr>
                <m:t>O</m:t>
              </m:r>
            </w:ins>
          </m:e>
          <m:sub>
            <w:ins w:id="403" w:author="Microsoft Office User" w:date="2016-11-03T12:51:00Z">
              <m:r>
                <m:rPr>
                  <m:sty m:val="p"/>
                </m:rPr>
                <w:rPr>
                  <w:rFonts w:ascii="Cambria Math" w:hAnsi="Cambria Math" w:cs="Times New Roman"/>
                </w:rPr>
                <m:t>2</m:t>
              </m:r>
            </w:ins>
          </m:sub>
        </m:sSub>
      </m:oMath>
      <w:ins w:id="404" w:author="Microsoft Office User" w:date="2016-11-03T12:51:00Z">
        <w:r w:rsidR="002633FA" w:rsidRPr="00A05B8C">
          <w:rPr>
            <w:rFonts w:ascii="Times New Roman" w:hAnsi="Times New Roman" w:cs="Times New Roman"/>
          </w:rPr>
          <w:t xml:space="preserve"> = </w:t>
        </w:r>
        <m:oMath>
          <m:acc>
            <m:accPr>
              <m:chr m:val="̇"/>
              <m:ctrlPr>
                <w:rPr>
                  <w:rFonts w:ascii="Cambria Math" w:hAnsi="Cambria Math" w:cs="Times New Roman"/>
                </w:rPr>
              </m:ctrlPr>
            </m:accPr>
            <m:e>
              <m:r>
                <m:rPr>
                  <m:sty m:val="p"/>
                </m:rP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m:rPr>
                      <m:sty m:val="p"/>
                    </m:rPr>
                    <w:rPr>
                      <w:rFonts w:ascii="Cambria Math" w:hAnsi="Cambria Math" w:cs="Times New Roman"/>
                    </w:rPr>
                    <m:t>100%</m:t>
                  </m:r>
                </m:sub>
              </m:sSub>
            </m:sub>
          </m:sSub>
          <m:r>
            <m:rPr>
              <m:sty m:val="p"/>
            </m:rPr>
            <w:rPr>
              <w:rFonts w:ascii="Cambria Math" w:hAnsi="Cambria Math" w:cs="Times New Roman"/>
            </w:rPr>
            <m:t>/2</m:t>
          </m:r>
        </m:oMath>
        <w:r w:rsidR="002633FA">
          <w:rPr>
            <w:rFonts w:ascii="Times New Roman" w:hAnsi="Times New Roman" w:cs="Times New Roman"/>
          </w:rPr>
          <w:t xml:space="preserve"> as our proxy for </w:t>
        </w:r>
        <m:oMath>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2633FA">
          <w:rPr>
            <w:rFonts w:ascii="Times New Roman" w:hAnsi="Times New Roman" w:cs="Times New Roman"/>
          </w:rPr>
          <w:t xml:space="preserve"> is </w:t>
        </w:r>
        <w:del w:id="405" w:author="Craig White" w:date="2016-11-23T23:19:00Z">
          <w:r w:rsidR="002633FA" w:rsidDel="0059005A">
            <w:rPr>
              <w:rFonts w:ascii="Times New Roman" w:hAnsi="Times New Roman" w:cs="Times New Roman"/>
            </w:rPr>
            <w:delText xml:space="preserve">an </w:delText>
          </w:r>
        </w:del>
        <w:r w:rsidR="002633FA">
          <w:rPr>
            <w:rFonts w:ascii="Times New Roman" w:hAnsi="Times New Roman" w:cs="Times New Roman"/>
          </w:rPr>
          <w:t>arbitrary</w:t>
        </w:r>
        <w:del w:id="406" w:author="Craig White" w:date="2016-11-23T23:19:00Z">
          <w:r w:rsidR="002633FA" w:rsidDel="0059005A">
            <w:rPr>
              <w:rFonts w:ascii="Times New Roman" w:hAnsi="Times New Roman" w:cs="Times New Roman"/>
            </w:rPr>
            <w:delText xml:space="preserve"> point</w:delText>
          </w:r>
        </w:del>
        <w:r w:rsidR="002633FA">
          <w:rPr>
            <w:rFonts w:ascii="Times New Roman" w:hAnsi="Times New Roman" w:cs="Times New Roman"/>
          </w:rPr>
          <w:t xml:space="preserve">. </w:t>
        </w:r>
      </w:ins>
      <w:ins w:id="407" w:author="Microsoft Office User" w:date="2016-11-03T12:53:00Z">
        <w:del w:id="408" w:author="Dustin Marshall" w:date="2016-11-16T10:08:00Z">
          <w:r w:rsidR="002633FA" w:rsidDel="008C4DBF">
            <w:rPr>
              <w:rFonts w:ascii="Times New Roman" w:hAnsi="Times New Roman" w:cs="Times New Roman"/>
            </w:rPr>
            <w:delText>W</w:delText>
          </w:r>
          <w:r w:rsidR="002633FA" w:rsidRPr="007057EC" w:rsidDel="008C4DBF">
            <w:rPr>
              <w:rFonts w:ascii="Times New Roman" w:hAnsi="Times New Roman" w:cs="Times New Roman"/>
            </w:rPr>
            <w:delText>hen</w:delText>
          </w:r>
        </w:del>
      </w:ins>
      <w:ins w:id="409" w:author="Microsoft Office User" w:date="2016-11-03T12:23:00Z">
        <w:del w:id="410" w:author="Dustin Marshall" w:date="2016-11-16T10:08:00Z">
          <w:r w:rsidR="001A14EB" w:rsidRPr="007057EC" w:rsidDel="008C4DBF">
            <w:rPr>
              <w:rFonts w:ascii="Times New Roman" w:hAnsi="Times New Roman" w:cs="Times New Roman"/>
            </w:rPr>
            <w:delText xml:space="preserve"> </w:delText>
          </w:r>
        </w:del>
      </w:ins>
      <w:ins w:id="411" w:author="Dustin Marshall" w:date="2016-11-16T10:08:00Z">
        <w:r>
          <w:rPr>
            <w:rFonts w:ascii="Times New Roman" w:hAnsi="Times New Roman" w:cs="Times New Roman"/>
          </w:rPr>
          <w:t xml:space="preserve">We </w:t>
        </w:r>
      </w:ins>
      <w:ins w:id="412" w:author="Microsoft Office User" w:date="2016-11-03T12:53:00Z">
        <w:r w:rsidR="002633FA" w:rsidRPr="007057EC">
          <w:rPr>
            <w:rFonts w:ascii="Times New Roman" w:hAnsi="Times New Roman" w:cs="Times New Roman"/>
          </w:rPr>
          <w:t>cannot</w:t>
        </w:r>
      </w:ins>
      <w:ins w:id="413" w:author="Microsoft Office User" w:date="2016-11-03T12:52:00Z">
        <w:r w:rsidR="002633FA" w:rsidRPr="007057EC">
          <w:rPr>
            <w:rFonts w:ascii="Times New Roman" w:hAnsi="Times New Roman" w:cs="Times New Roman"/>
          </w:rPr>
          <w:t xml:space="preserve"> be sure </w:t>
        </w:r>
      </w:ins>
      <w:ins w:id="414" w:author="Microsoft Office User" w:date="2016-11-03T12:53:00Z">
        <w:r w:rsidR="002633FA" w:rsidRPr="007057EC">
          <w:rPr>
            <w:rFonts w:ascii="Times New Roman" w:hAnsi="Times New Roman" w:cs="Times New Roman"/>
          </w:rPr>
          <w:t xml:space="preserve">that this </w:t>
        </w:r>
      </w:ins>
      <w:ins w:id="415" w:author="Microsoft Office User" w:date="2016-11-03T12:23:00Z">
        <w:del w:id="416" w:author="Craig White" w:date="2016-11-23T23:19:00Z">
          <w:r w:rsidR="001A14EB" w:rsidRPr="007057EC" w:rsidDel="0059005A">
            <w:rPr>
              <w:rFonts w:ascii="Times New Roman" w:hAnsi="Times New Roman" w:cs="Times New Roman"/>
            </w:rPr>
            <w:delText>point</w:delText>
          </w:r>
        </w:del>
      </w:ins>
      <w:ins w:id="417" w:author="Craig White" w:date="2016-11-23T23:19:00Z">
        <w:r w:rsidR="0059005A">
          <w:rPr>
            <w:rFonts w:ascii="Times New Roman" w:hAnsi="Times New Roman" w:cs="Times New Roman"/>
          </w:rPr>
          <w:t>proxy</w:t>
        </w:r>
      </w:ins>
      <w:ins w:id="418" w:author="Microsoft Office User" w:date="2016-11-03T12:23:00Z">
        <w:r w:rsidR="001A14EB" w:rsidRPr="007057EC">
          <w:rPr>
            <w:rFonts w:ascii="Times New Roman" w:hAnsi="Times New Roman" w:cs="Times New Roman"/>
          </w:rPr>
          <w:t xml:space="preserve"> </w:t>
        </w:r>
      </w:ins>
      <w:ins w:id="419" w:author="Microsoft Office User" w:date="2016-11-03T12:53:00Z">
        <w:r w:rsidR="002633FA" w:rsidRPr="007057EC">
          <w:rPr>
            <w:rFonts w:ascii="Times New Roman" w:hAnsi="Times New Roman" w:cs="Times New Roman"/>
          </w:rPr>
          <w:t xml:space="preserve">represents </w:t>
        </w:r>
        <w:del w:id="420" w:author="Craig White" w:date="2016-11-23T23:19:00Z">
          <w:r w:rsidR="002633FA" w:rsidRPr="007057EC" w:rsidDel="0059005A">
            <w:rPr>
              <w:rFonts w:ascii="Times New Roman" w:hAnsi="Times New Roman" w:cs="Times New Roman"/>
            </w:rPr>
            <w:delText>exactly the moment when</w:delText>
          </w:r>
        </w:del>
      </w:ins>
      <w:ins w:id="421" w:author="Craig White" w:date="2016-11-23T23:19:00Z">
        <w:r w:rsidR="0059005A">
          <w:rPr>
            <w:rFonts w:ascii="Times New Roman" w:hAnsi="Times New Roman" w:cs="Times New Roman"/>
          </w:rPr>
          <w:t>the oxygen level at which the contribution of aerobic metabolism begins</w:t>
        </w:r>
      </w:ins>
      <w:ins w:id="422" w:author="Microsoft Office User" w:date="2016-11-03T12:53:00Z">
        <w:del w:id="423" w:author="Craig White" w:date="2016-11-23T23:20:00Z">
          <w:r w:rsidR="002633FA" w:rsidRPr="007057EC" w:rsidDel="0059005A">
            <w:rPr>
              <w:rFonts w:ascii="Times New Roman" w:hAnsi="Times New Roman" w:cs="Times New Roman"/>
            </w:rPr>
            <w:delText xml:space="preserve"> the transition </w:delText>
          </w:r>
        </w:del>
      </w:ins>
      <w:ins w:id="424" w:author="Microsoft Office User" w:date="2016-11-03T12:23:00Z">
        <w:del w:id="425" w:author="Craig White" w:date="2016-11-23T23:20:00Z">
          <w:r w:rsidR="002633FA" w:rsidRPr="007057EC" w:rsidDel="0059005A">
            <w:rPr>
              <w:rFonts w:ascii="Times New Roman" w:hAnsi="Times New Roman" w:cs="Times New Roman"/>
            </w:rPr>
            <w:delText>f</w:delText>
          </w:r>
          <w:r w:rsidR="001A14EB" w:rsidRPr="007057EC" w:rsidDel="0059005A">
            <w:rPr>
              <w:rFonts w:ascii="Times New Roman" w:hAnsi="Times New Roman" w:cs="Times New Roman"/>
            </w:rPr>
            <w:delText>r</w:delText>
          </w:r>
        </w:del>
      </w:ins>
      <w:ins w:id="426" w:author="Microsoft Office User" w:date="2016-11-03T12:54:00Z">
        <w:del w:id="427" w:author="Craig White" w:date="2016-11-23T23:20:00Z">
          <w:r w:rsidR="002633FA" w:rsidRPr="007057EC" w:rsidDel="0059005A">
            <w:rPr>
              <w:rFonts w:ascii="Times New Roman" w:hAnsi="Times New Roman" w:cs="Times New Roman"/>
            </w:rPr>
            <w:delText>o</w:delText>
          </w:r>
        </w:del>
      </w:ins>
      <w:ins w:id="428" w:author="Microsoft Office User" w:date="2016-11-03T12:23:00Z">
        <w:del w:id="429" w:author="Craig White" w:date="2016-11-23T23:20:00Z">
          <w:r w:rsidR="001A14EB" w:rsidRPr="007057EC" w:rsidDel="0059005A">
            <w:rPr>
              <w:rFonts w:ascii="Times New Roman" w:hAnsi="Times New Roman" w:cs="Times New Roman"/>
            </w:rPr>
            <w:delText xml:space="preserve">m aerobic to anaerobic </w:delText>
          </w:r>
        </w:del>
      </w:ins>
      <w:ins w:id="430" w:author="Microsoft Office User" w:date="2016-11-03T12:54:00Z">
        <w:del w:id="431" w:author="Craig White" w:date="2016-11-23T23:20:00Z">
          <w:r w:rsidR="002633FA" w:rsidRPr="007057EC" w:rsidDel="0059005A">
            <w:rPr>
              <w:rFonts w:ascii="Times New Roman" w:hAnsi="Times New Roman" w:cs="Times New Roman"/>
            </w:rPr>
            <w:delText>occurs</w:delText>
          </w:r>
        </w:del>
        <w:r w:rsidR="002633FA" w:rsidRPr="007057EC">
          <w:rPr>
            <w:rFonts w:ascii="Times New Roman" w:hAnsi="Times New Roman" w:cs="Times New Roman"/>
          </w:rPr>
          <w:t xml:space="preserve">; </w:t>
        </w:r>
      </w:ins>
      <w:ins w:id="432" w:author="Microsoft Office User" w:date="2016-11-04T00:36:00Z">
        <w:del w:id="433" w:author="Craig White" w:date="2016-11-23T23:20:00Z">
          <w:r w:rsidR="00A2362D" w:rsidDel="0059005A">
            <w:rPr>
              <w:rFonts w:ascii="Times New Roman" w:hAnsi="Times New Roman" w:cs="Times New Roman"/>
            </w:rPr>
            <w:delText>finding</w:delText>
          </w:r>
        </w:del>
      </w:ins>
      <w:ins w:id="434" w:author="Craig White" w:date="2016-11-23T23:20:00Z">
        <w:r w:rsidR="0059005A">
          <w:rPr>
            <w:rFonts w:ascii="Times New Roman" w:hAnsi="Times New Roman" w:cs="Times New Roman"/>
          </w:rPr>
          <w:t>identifying</w:t>
        </w:r>
      </w:ins>
      <w:ins w:id="435" w:author="Microsoft Office User" w:date="2016-11-04T00:36:00Z">
        <w:del w:id="436" w:author="Craig White" w:date="2016-11-23T23:20:00Z">
          <w:r w:rsidR="00A2362D" w:rsidDel="0059005A">
            <w:rPr>
              <w:rFonts w:ascii="Times New Roman" w:hAnsi="Times New Roman" w:cs="Times New Roman"/>
            </w:rPr>
            <w:delText xml:space="preserve"> </w:delText>
          </w:r>
        </w:del>
      </w:ins>
      <w:ins w:id="437" w:author="Microsoft Office User" w:date="2016-11-03T12:54:00Z">
        <w:del w:id="438" w:author="Craig White" w:date="2016-11-23T23:20:00Z">
          <w:r w:rsidR="002633FA" w:rsidRPr="007057EC" w:rsidDel="0059005A">
            <w:rPr>
              <w:rFonts w:ascii="Times New Roman" w:hAnsi="Times New Roman" w:cs="Times New Roman"/>
            </w:rPr>
            <w:delText>this</w:delText>
          </w:r>
        </w:del>
      </w:ins>
      <w:ins w:id="439" w:author="Microsoft Office User" w:date="2016-11-04T00:36:00Z">
        <w:del w:id="440" w:author="Craig White" w:date="2016-11-23T23:20:00Z">
          <w:r w:rsidR="00A2362D" w:rsidDel="0059005A">
            <w:rPr>
              <w:rFonts w:ascii="Times New Roman" w:hAnsi="Times New Roman" w:cs="Times New Roman"/>
            </w:rPr>
            <w:delText xml:space="preserve"> point</w:delText>
          </w:r>
        </w:del>
      </w:ins>
      <w:ins w:id="441" w:author="Craig White" w:date="2016-11-23T23:20:00Z">
        <w:r w:rsidR="0059005A">
          <w:rPr>
            <w:rFonts w:ascii="Times New Roman" w:hAnsi="Times New Roman" w:cs="Times New Roman"/>
          </w:rPr>
          <w:t xml:space="preserve"> the oxygen level at which this transition occurs, and </w:t>
        </w:r>
      </w:ins>
      <w:ins w:id="442" w:author="Craig White" w:date="2016-11-23T23:21:00Z">
        <w:r w:rsidR="0059005A">
          <w:rPr>
            <w:rFonts w:ascii="Times New Roman" w:hAnsi="Times New Roman" w:cs="Times New Roman"/>
          </w:rPr>
          <w:t xml:space="preserve">comparing </w:t>
        </w:r>
      </w:ins>
      <w:ins w:id="443" w:author="Craig White" w:date="2016-11-23T23:22:00Z">
        <w:r w:rsidR="0059005A">
          <w:rPr>
            <w:rFonts w:ascii="Times New Roman" w:hAnsi="Times New Roman" w:cs="Times New Roman"/>
          </w:rPr>
          <w:t>this</w:t>
        </w:r>
      </w:ins>
      <w:ins w:id="444" w:author="Craig White" w:date="2016-11-23T23:21:00Z">
        <w:r w:rsidR="0059005A">
          <w:rPr>
            <w:rFonts w:ascii="Times New Roman" w:hAnsi="Times New Roman" w:cs="Times New Roman"/>
          </w:rPr>
          <w:t xml:space="preserve"> </w:t>
        </w:r>
      </w:ins>
      <w:ins w:id="445" w:author="Craig White" w:date="2016-11-23T23:22:00Z">
        <w:r w:rsidR="0059005A">
          <w:rPr>
            <w:rFonts w:ascii="Times New Roman" w:hAnsi="Times New Roman" w:cs="Times New Roman"/>
          </w:rPr>
          <w:t xml:space="preserve">value </w:t>
        </w:r>
      </w:ins>
      <w:ins w:id="446" w:author="Craig White" w:date="2016-11-23T23:21:00Z">
        <w:r w:rsidR="0059005A">
          <w:rPr>
            <w:rFonts w:ascii="Times New Roman" w:hAnsi="Times New Roman" w:cs="Times New Roman"/>
          </w:rPr>
          <w:t xml:space="preserve">among native and invasive species </w:t>
        </w:r>
      </w:ins>
      <w:ins w:id="447" w:author="Microsoft Office User" w:date="2016-11-03T12:54:00Z">
        <w:del w:id="448" w:author="Craig White" w:date="2016-11-23T23:21:00Z">
          <w:r w:rsidR="002633FA" w:rsidRPr="007057EC" w:rsidDel="0059005A">
            <w:rPr>
              <w:rFonts w:ascii="Times New Roman" w:hAnsi="Times New Roman" w:cs="Times New Roman"/>
            </w:rPr>
            <w:delText xml:space="preserve"> could be future </w:delText>
          </w:r>
        </w:del>
      </w:ins>
      <w:ins w:id="449" w:author="Microsoft Office User" w:date="2016-11-03T12:57:00Z">
        <w:del w:id="450" w:author="Craig White" w:date="2016-11-23T23:21:00Z">
          <w:r w:rsidR="002633FA" w:rsidRPr="002633FA" w:rsidDel="0059005A">
            <w:rPr>
              <w:rFonts w:ascii="Times New Roman" w:hAnsi="Times New Roman" w:cs="Times New Roman"/>
            </w:rPr>
            <w:delText>research and</w:delText>
          </w:r>
        </w:del>
      </w:ins>
      <w:ins w:id="451" w:author="Microsoft Office User" w:date="2016-11-03T12:54:00Z">
        <w:del w:id="452" w:author="Craig White" w:date="2016-11-23T23:21:00Z">
          <w:r w:rsidR="002633FA" w:rsidRPr="007057EC" w:rsidDel="0059005A">
            <w:rPr>
              <w:rFonts w:ascii="Times New Roman" w:hAnsi="Times New Roman" w:cs="Times New Roman"/>
            </w:rPr>
            <w:delText xml:space="preserve"> needs</w:delText>
          </w:r>
        </w:del>
      </w:ins>
      <w:ins w:id="453" w:author="Microsoft Office User" w:date="2016-11-03T12:23:00Z">
        <w:del w:id="454" w:author="Craig White" w:date="2016-11-23T23:21:00Z">
          <w:r w:rsidR="001A14EB" w:rsidRPr="007057EC" w:rsidDel="0059005A">
            <w:rPr>
              <w:rFonts w:ascii="Times New Roman" w:hAnsi="Times New Roman" w:cs="Times New Roman"/>
            </w:rPr>
            <w:delText xml:space="preserve"> to be tested</w:delText>
          </w:r>
        </w:del>
      </w:ins>
      <w:ins w:id="455" w:author="Craig White" w:date="2016-11-23T23:21:00Z">
        <w:r w:rsidR="0059005A">
          <w:rPr>
            <w:rFonts w:ascii="Times New Roman" w:hAnsi="Times New Roman" w:cs="Times New Roman"/>
          </w:rPr>
          <w:t>would be a valuable avenue for future work</w:t>
        </w:r>
      </w:ins>
      <w:ins w:id="456" w:author="Microsoft Office User" w:date="2016-11-03T12:23:00Z">
        <w:r w:rsidR="001A14EB" w:rsidRPr="007057EC">
          <w:rPr>
            <w:rFonts w:ascii="Times New Roman" w:hAnsi="Times New Roman" w:cs="Times New Roman"/>
          </w:rPr>
          <w:t xml:space="preserve">. </w:t>
        </w:r>
      </w:ins>
      <w:ins w:id="457" w:author="Microsoft Office User" w:date="2016-11-03T12:54:00Z">
        <w:r w:rsidR="002633FA" w:rsidRPr="007057EC">
          <w:rPr>
            <w:rFonts w:ascii="Times New Roman" w:hAnsi="Times New Roman" w:cs="Times New Roman"/>
          </w:rPr>
          <w:t>However,</w:t>
        </w:r>
      </w:ins>
      <w:ins w:id="458" w:author="Microsoft Office User" w:date="2016-11-03T12:23:00Z">
        <w:r w:rsidR="001A14EB" w:rsidRPr="007057EC">
          <w:rPr>
            <w:rFonts w:ascii="Times New Roman" w:hAnsi="Times New Roman" w:cs="Times New Roman"/>
          </w:rPr>
          <w:t xml:space="preserve"> as a first approach</w:t>
        </w:r>
      </w:ins>
      <w:ins w:id="459" w:author="Dustin Marshall" w:date="2016-11-16T10:08:00Z">
        <w:r>
          <w:rPr>
            <w:rFonts w:ascii="Times New Roman" w:hAnsi="Times New Roman" w:cs="Times New Roman"/>
          </w:rPr>
          <w:t>,</w:t>
        </w:r>
      </w:ins>
      <w:ins w:id="460" w:author="Microsoft Office User" w:date="2016-11-03T12:23:00Z">
        <w:r w:rsidR="001A14EB" w:rsidRPr="007057EC">
          <w:rPr>
            <w:rFonts w:ascii="Times New Roman" w:hAnsi="Times New Roman" w:cs="Times New Roman"/>
          </w:rPr>
          <w:t xml:space="preserve"> </w:t>
        </w:r>
        <w:del w:id="461" w:author="Craig White" w:date="2016-11-23T23:23:00Z">
          <w:r w:rsidR="001A14EB" w:rsidRPr="007057EC" w:rsidDel="0059005A">
            <w:rPr>
              <w:rFonts w:ascii="Times New Roman" w:hAnsi="Times New Roman" w:cs="Times New Roman"/>
            </w:rPr>
            <w:delText xml:space="preserve">we can say that at least the </w:delText>
          </w:r>
        </w:del>
      </w:ins>
      <w:ins w:id="462" w:author="Dustin Marshall" w:date="2016-11-16T10:08:00Z">
        <w:del w:id="463" w:author="Craig White" w:date="2016-11-23T23:23:00Z">
          <w:r w:rsidDel="0059005A">
            <w:rPr>
              <w:rFonts w:ascii="Times New Roman" w:hAnsi="Times New Roman" w:cs="Times New Roman"/>
            </w:rPr>
            <w:delText xml:space="preserve">that the </w:delText>
          </w:r>
        </w:del>
        <w:r>
          <w:rPr>
            <w:rFonts w:ascii="Times New Roman" w:hAnsi="Times New Roman" w:cs="Times New Roman"/>
          </w:rPr>
          <w:t xml:space="preserve">measure </w:t>
        </w:r>
      </w:ins>
      <w:ins w:id="464" w:author="Craig White" w:date="2016-11-23T23:23:00Z">
        <w:r w:rsidR="0059005A">
          <w:rPr>
            <w:rFonts w:ascii="Times New Roman" w:hAnsi="Times New Roman" w:cs="Times New Roman"/>
          </w:rPr>
          <w:t xml:space="preserve">that we employ in the present study </w:t>
        </w:r>
      </w:ins>
      <w:ins w:id="465" w:author="Dustin Marshall" w:date="2016-11-16T10:08:00Z">
        <w:r>
          <w:rPr>
            <w:rFonts w:ascii="Times New Roman" w:hAnsi="Times New Roman" w:cs="Times New Roman"/>
          </w:rPr>
          <w:t xml:space="preserve">represents a good estimation of how metabolic processes are </w:t>
        </w:r>
      </w:ins>
      <w:ins w:id="466" w:author="Dustin Marshall" w:date="2016-11-16T10:09:00Z">
        <w:r>
          <w:rPr>
            <w:rFonts w:ascii="Times New Roman" w:hAnsi="Times New Roman" w:cs="Times New Roman"/>
          </w:rPr>
          <w:t>depressed</w:t>
        </w:r>
      </w:ins>
      <w:ins w:id="467" w:author="Craig White" w:date="2016-11-23T23:23:00Z">
        <w:r w:rsidR="0059005A">
          <w:rPr>
            <w:rFonts w:ascii="Times New Roman" w:hAnsi="Times New Roman" w:cs="Times New Roman"/>
          </w:rPr>
          <w:t xml:space="preserve"> by</w:t>
        </w:r>
      </w:ins>
      <w:ins w:id="468" w:author="Dustin Marshall" w:date="2016-11-16T10:08:00Z">
        <w:r>
          <w:rPr>
            <w:rFonts w:ascii="Times New Roman" w:hAnsi="Times New Roman" w:cs="Times New Roman"/>
          </w:rPr>
          <w:t xml:space="preserve"> </w:t>
        </w:r>
      </w:ins>
      <w:ins w:id="469" w:author="Dustin Marshall" w:date="2016-11-16T10:09:00Z">
        <w:r>
          <w:rPr>
            <w:rFonts w:ascii="Times New Roman" w:hAnsi="Times New Roman" w:cs="Times New Roman"/>
          </w:rPr>
          <w:t>hypoxia. Perhaps most reassuringly, the estimates we made, and the patterns we observe</w:t>
        </w:r>
      </w:ins>
      <w:ins w:id="470" w:author="Craig White" w:date="2016-11-23T23:23:00Z">
        <w:r w:rsidR="0059005A">
          <w:rPr>
            <w:rFonts w:ascii="Times New Roman" w:hAnsi="Times New Roman" w:cs="Times New Roman"/>
          </w:rPr>
          <w:t>,</w:t>
        </w:r>
      </w:ins>
      <w:ins w:id="471" w:author="Dustin Marshall" w:date="2016-11-16T10:09:00Z">
        <w:r>
          <w:rPr>
            <w:rFonts w:ascii="Times New Roman" w:hAnsi="Times New Roman" w:cs="Times New Roman"/>
          </w:rPr>
          <w:t xml:space="preserve"> are similar to those using more traditional estimators in marine organisms </w:t>
        </w:r>
      </w:ins>
      <w:ins w:id="472" w:author="Microsoft Office User" w:date="2016-11-03T12:23:00Z">
        <w:del w:id="473" w:author="Dustin Marshall" w:date="2016-11-16T10:09:00Z">
          <w:r w:rsidR="001A14EB" w:rsidRPr="007057EC" w:rsidDel="008C4DBF">
            <w:rPr>
              <w:rFonts w:ascii="Times New Roman" w:hAnsi="Times New Roman" w:cs="Times New Roman"/>
            </w:rPr>
            <w:delText xml:space="preserve">values we got represent the point </w:delText>
          </w:r>
        </w:del>
      </w:ins>
      <w:ins w:id="474" w:author="Microsoft Office User" w:date="2016-11-03T12:55:00Z">
        <w:del w:id="475" w:author="Dustin Marshall" w:date="2016-11-16T10:09:00Z">
          <w:r w:rsidR="002633FA" w:rsidRPr="007057EC" w:rsidDel="008C4DBF">
            <w:rPr>
              <w:rFonts w:ascii="Times New Roman" w:hAnsi="Times New Roman" w:cs="Times New Roman"/>
            </w:rPr>
            <w:delText>where</w:delText>
          </w:r>
        </w:del>
      </w:ins>
      <w:ins w:id="476" w:author="Microsoft Office User" w:date="2016-11-03T12:23:00Z">
        <w:del w:id="477" w:author="Dustin Marshall" w:date="2016-11-16T10:09:00Z">
          <w:r w:rsidR="001A14EB" w:rsidRPr="007057EC" w:rsidDel="008C4DBF">
            <w:rPr>
              <w:rFonts w:ascii="Times New Roman" w:hAnsi="Times New Roman" w:cs="Times New Roman"/>
            </w:rPr>
            <w:delText xml:space="preserve"> the metabolic activity is half of the maximum and</w:delText>
          </w:r>
        </w:del>
      </w:ins>
      <w:ins w:id="478" w:author="Microsoft Office User" w:date="2016-11-04T13:15:00Z">
        <w:del w:id="479" w:author="Dustin Marshall" w:date="2016-11-16T10:09:00Z">
          <w:r w:rsidR="002F584A" w:rsidDel="008C4DBF">
            <w:rPr>
              <w:rFonts w:ascii="Times New Roman" w:hAnsi="Times New Roman" w:cs="Times New Roman"/>
            </w:rPr>
            <w:delText xml:space="preserve"> that</w:delText>
          </w:r>
        </w:del>
      </w:ins>
      <w:ins w:id="480" w:author="Microsoft Office User" w:date="2016-11-03T12:23:00Z">
        <w:del w:id="481" w:author="Dustin Marshall" w:date="2016-11-16T10:09:00Z">
          <w:r w:rsidR="001A14EB" w:rsidRPr="007057EC" w:rsidDel="008C4DBF">
            <w:rPr>
              <w:rFonts w:ascii="Times New Roman" w:hAnsi="Times New Roman" w:cs="Times New Roman"/>
            </w:rPr>
            <w:delText xml:space="preserve"> </w:delText>
          </w:r>
        </w:del>
      </w:ins>
      <w:del w:id="482" w:author="Dustin Marshall" w:date="2016-11-16T10:09:00Z">
        <w:r w:rsidR="00467DDE" w:rsidRPr="00A05B8C" w:rsidDel="008C4DBF">
          <w:rPr>
            <w:rFonts w:ascii="Times New Roman" w:hAnsi="Times New Roman" w:cs="Times New Roman"/>
          </w:rPr>
          <w:delText xml:space="preserve">are similar to </w:delText>
        </w:r>
      </w:del>
      <m:oMath>
        <m:sSub>
          <m:sSubPr>
            <m:ctrlPr>
              <w:ins w:id="483" w:author="Microsoft Office User" w:date="2016-11-03T13:01:00Z">
                <w:del w:id="484" w:author="Dustin Marshall" w:date="2016-11-16T10:09:00Z">
                  <w:rPr>
                    <w:rFonts w:ascii="Cambria Math" w:hAnsi="Cambria Math" w:cs="Times New Roman"/>
                  </w:rPr>
                </w:del>
              </w:ins>
            </m:ctrlPr>
          </m:sSubPr>
          <m:e>
            <w:ins w:id="485" w:author="Microsoft Office User" w:date="2016-11-03T13:01:00Z">
              <w:del w:id="486" w:author="Dustin Marshall" w:date="2016-11-16T10:09:00Z">
                <m:r>
                  <w:rPr>
                    <w:rFonts w:ascii="Cambria Math" w:hAnsi="Cambria Math" w:cs="Times New Roman"/>
                  </w:rPr>
                  <m:t>C</m:t>
                </m:r>
              </w:del>
            </w:ins>
          </m:e>
          <m:sub>
            <m:sSub>
              <m:sSubPr>
                <m:ctrlPr>
                  <w:ins w:id="487" w:author="Microsoft Office User" w:date="2016-11-03T13:01:00Z">
                    <w:del w:id="488" w:author="Dustin Marshall" w:date="2016-11-16T10:09:00Z">
                      <w:rPr>
                        <w:rFonts w:ascii="Cambria Math" w:hAnsi="Cambria Math" w:cs="Times New Roman"/>
                      </w:rPr>
                    </w:del>
                  </w:ins>
                </m:ctrlPr>
              </m:sSubPr>
              <m:e>
                <w:ins w:id="489" w:author="Microsoft Office User" w:date="2016-11-03T13:01:00Z">
                  <w:del w:id="490" w:author="Dustin Marshall" w:date="2016-11-16T10:09:00Z">
                    <m:r>
                      <w:rPr>
                        <w:rFonts w:ascii="Cambria Math" w:hAnsi="Cambria Math" w:cs="Times New Roman"/>
                      </w:rPr>
                      <m:t>C</m:t>
                    </m:r>
                  </w:del>
                </w:ins>
              </m:e>
              <m:sub>
                <m:sSub>
                  <m:sSubPr>
                    <m:ctrlPr>
                      <w:ins w:id="491" w:author="Microsoft Office User" w:date="2016-11-03T13:01:00Z">
                        <w:del w:id="492" w:author="Dustin Marshall" w:date="2016-11-16T10:09:00Z">
                          <w:rPr>
                            <w:rFonts w:ascii="Cambria Math" w:hAnsi="Cambria Math" w:cs="Times New Roman"/>
                          </w:rPr>
                        </w:del>
                      </w:ins>
                    </m:ctrlPr>
                  </m:sSubPr>
                  <m:e>
                    <w:ins w:id="493" w:author="Microsoft Office User" w:date="2016-11-03T13:01:00Z">
                      <w:del w:id="494" w:author="Dustin Marshall" w:date="2016-11-16T10:09:00Z">
                        <m:r>
                          <m:rPr>
                            <m:sty m:val="p"/>
                          </m:rPr>
                          <w:rPr>
                            <w:rFonts w:ascii="Cambria Math" w:hAnsi="Cambria Math" w:cs="Times New Roman"/>
                          </w:rPr>
                          <m:t>O</m:t>
                        </m:r>
                      </w:del>
                    </w:ins>
                  </m:e>
                  <m:sub>
                    <w:ins w:id="495" w:author="Microsoft Office User" w:date="2016-11-03T13:01:00Z">
                      <w:del w:id="496" w:author="Dustin Marshall" w:date="2016-11-16T10:09:00Z">
                        <m:r>
                          <m:rPr>
                            <m:sty m:val="p"/>
                          </m:rPr>
                          <w:rPr>
                            <w:rFonts w:ascii="Cambria Math" w:hAnsi="Cambria Math" w:cs="Times New Roman"/>
                          </w:rPr>
                          <m:t>2</m:t>
                        </m:r>
                      </w:del>
                    </w:ins>
                  </m:sub>
                </m:sSub>
              </m:sub>
            </m:sSub>
          </m:sub>
        </m:sSub>
      </m:oMath>
      <w:del w:id="497" w:author="Dustin Marshall" w:date="2016-11-16T10:09:00Z">
        <w:r w:rsidR="00467DDE" w:rsidRPr="00A05B8C" w:rsidDel="008C4DBF">
          <w:rPr>
            <w:rFonts w:ascii="Times New Roman" w:hAnsi="Times New Roman" w:cs="Times New Roman"/>
          </w:rPr>
          <w:delText xml:space="preserve"> found for other sessile marine organisms and fishes </w:delText>
        </w:r>
      </w:del>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Nilsson &amp;  Ostlund-Nilsson, 2004</w:t>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ins w:id="498" w:author="Dustin Marshall" w:date="2016-11-16T10:10:00Z">
        <w:r>
          <w:rPr>
            <w:rFonts w:ascii="Times New Roman" w:hAnsi="Times New Roman" w:cs="Times New Roman"/>
          </w:rPr>
          <w:t xml:space="preserve">. Thus </w:t>
        </w:r>
      </w:ins>
      <w:ins w:id="499" w:author="Microsoft Office User" w:date="2016-11-07T17:02:00Z">
        <w:del w:id="500" w:author="Dustin Marshall" w:date="2016-11-16T10:10:00Z">
          <w:r w:rsidR="00CE6F92" w:rsidDel="008C4DBF">
            <w:rPr>
              <w:rFonts w:ascii="Times New Roman" w:hAnsi="Times New Roman" w:cs="Times New Roman"/>
            </w:rPr>
            <w:delText>;</w:delText>
          </w:r>
        </w:del>
      </w:ins>
      <w:del w:id="501" w:author="Microsoft Office User" w:date="2016-11-07T17:02:00Z">
        <w:r w:rsidR="00467DDE" w:rsidRPr="00A05B8C" w:rsidDel="00CE6F92">
          <w:rPr>
            <w:rFonts w:ascii="Times New Roman" w:hAnsi="Times New Roman" w:cs="Times New Roman"/>
          </w:rPr>
          <w:delText>.</w:delText>
        </w:r>
      </w:del>
      <w:ins w:id="502" w:author="Microsoft Office User" w:date="2016-11-07T16:42:00Z">
        <w:del w:id="503" w:author="Dustin Marshall" w:date="2016-11-16T10:10:00Z">
          <w:r w:rsidR="00E36EE8" w:rsidRPr="00E36EE8" w:rsidDel="008C4DBF">
            <w:rPr>
              <w:rFonts w:ascii="Times New Roman" w:hAnsi="Times New Roman" w:cs="Times New Roman"/>
            </w:rPr>
            <w:delText xml:space="preserve"> </w:delText>
          </w:r>
          <w:r w:rsidR="00CE6F92" w:rsidDel="008C4DBF">
            <w:rPr>
              <w:rFonts w:ascii="Times New Roman" w:hAnsi="Times New Roman" w:cs="Times New Roman"/>
            </w:rPr>
            <w:delText>t</w:delText>
          </w:r>
          <w:r w:rsidR="00E36EE8" w:rsidDel="008C4DBF">
            <w:rPr>
              <w:rFonts w:ascii="Times New Roman" w:hAnsi="Times New Roman" w:cs="Times New Roman"/>
            </w:rPr>
            <w:delText xml:space="preserve">herefore, </w:delText>
          </w:r>
        </w:del>
        <w:r w:rsidR="00E36EE8">
          <w:rPr>
            <w:rFonts w:ascii="Times New Roman" w:hAnsi="Times New Roman" w:cs="Times New Roman"/>
          </w:rPr>
          <w:t>w</w:t>
        </w:r>
        <w:r w:rsidR="00E36EE8" w:rsidRPr="00A05B8C">
          <w:rPr>
            <w:rFonts w:ascii="Times New Roman" w:hAnsi="Times New Roman" w:cs="Times New Roman"/>
          </w:rPr>
          <w:t xml:space="preserve">e believe the reported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36EE8" w:rsidRPr="00A05B8C">
          <w:rPr>
            <w:rFonts w:ascii="Times New Roman" w:hAnsi="Times New Roman" w:cs="Times New Roman"/>
          </w:rPr>
          <w:t>values to provide a fairly good indication of hypoxia resistance</w:t>
        </w:r>
      </w:ins>
      <w:ins w:id="504" w:author="Dustin Marshall" w:date="2016-11-16T10:10:00Z">
        <w:r>
          <w:rPr>
            <w:rFonts w:ascii="Times New Roman" w:hAnsi="Times New Roman" w:cs="Times New Roman"/>
          </w:rPr>
          <w:t xml:space="preserve"> that makes no strong assumptions about the shape of the relationship between oxygen levels and metabolism</w:t>
        </w:r>
      </w:ins>
      <w:ins w:id="505" w:author="Microsoft Office User" w:date="2016-11-07T17:03:00Z">
        <w:r w:rsidR="00CE6F92">
          <w:rPr>
            <w:rFonts w:ascii="Times New Roman" w:hAnsi="Times New Roman" w:cs="Times New Roman"/>
          </w:rPr>
          <w:t>.</w:t>
        </w:r>
      </w:ins>
      <w:ins w:id="506" w:author="Microsoft Office User" w:date="2016-11-07T16:42:00Z">
        <w:r w:rsidR="00E36EE8">
          <w:rPr>
            <w:rStyle w:val="CommentReference"/>
          </w:rPr>
          <w:t xml:space="preserve"> </w:t>
        </w:r>
      </w:ins>
      <w:r w:rsidR="00467DDE" w:rsidRPr="00A05B8C">
        <w:rPr>
          <w:rFonts w:ascii="Times New Roman" w:hAnsi="Times New Roman" w:cs="Times New Roman"/>
        </w:rPr>
        <w:t xml:space="preserve"> </w:t>
      </w:r>
      <w:commentRangeStart w:id="507"/>
      <w:commentRangeStart w:id="508"/>
      <w:ins w:id="509" w:author="Microsoft Office User" w:date="2016-11-07T16:29:00Z">
        <w:r w:rsidR="001471B2" w:rsidRPr="00A05B8C">
          <w:rPr>
            <w:rFonts w:ascii="Times New Roman" w:hAnsi="Times New Roman" w:cs="Times New Roman"/>
          </w:rPr>
          <w:t xml:space="preserve">In </w:t>
        </w:r>
        <w:r w:rsidR="001471B2">
          <w:rPr>
            <w:rFonts w:ascii="Times New Roman" w:hAnsi="Times New Roman" w:cs="Times New Roman"/>
          </w:rPr>
          <w:t xml:space="preserve">organism </w:t>
        </w:r>
      </w:ins>
      <w:ins w:id="510" w:author="Craig White" w:date="2016-11-23T23:24:00Z">
        <w:r w:rsidR="0059005A">
          <w:rPr>
            <w:rFonts w:ascii="Times New Roman" w:hAnsi="Times New Roman" w:cs="Times New Roman"/>
          </w:rPr>
          <w:t xml:space="preserve">such </w:t>
        </w:r>
      </w:ins>
      <w:ins w:id="511" w:author="Microsoft Office User" w:date="2016-11-07T16:29:00Z">
        <w:r w:rsidR="001471B2">
          <w:rPr>
            <w:rFonts w:ascii="Times New Roman" w:hAnsi="Times New Roman" w:cs="Times New Roman"/>
          </w:rPr>
          <w:t>as fishes and mammals</w:t>
        </w:r>
        <w:r w:rsidR="001471B2" w:rsidRPr="00A05B8C">
          <w:rPr>
            <w:rFonts w:ascii="Times New Roman" w:hAnsi="Times New Roman" w:cs="Times New Roman"/>
          </w:rPr>
          <w:t xml:space="preserve">, which are </w:t>
        </w:r>
      </w:ins>
      <w:ins w:id="512" w:author="Craig White" w:date="2016-11-23T23:24:00Z">
        <w:r w:rsidR="0059005A">
          <w:rPr>
            <w:rFonts w:ascii="Times New Roman" w:hAnsi="Times New Roman" w:cs="Times New Roman"/>
          </w:rPr>
          <w:t xml:space="preserve">generally </w:t>
        </w:r>
      </w:ins>
      <w:ins w:id="513" w:author="Microsoft Office User" w:date="2016-11-07T16:29:00Z">
        <w:r w:rsidR="001471B2" w:rsidRPr="00A05B8C">
          <w:rPr>
            <w:rFonts w:ascii="Times New Roman" w:hAnsi="Times New Roman" w:cs="Times New Roman"/>
          </w:rPr>
          <w:t xml:space="preserve">strong </w:t>
        </w:r>
        <w:proofErr w:type="spellStart"/>
        <w:r w:rsidR="001471B2" w:rsidRPr="00A05B8C">
          <w:rPr>
            <w:rFonts w:ascii="Times New Roman" w:hAnsi="Times New Roman" w:cs="Times New Roman"/>
          </w:rPr>
          <w:t>oxyregulators</w:t>
        </w:r>
        <w:proofErr w:type="spellEnd"/>
        <w:r w:rsidR="001471B2" w:rsidRPr="00A05B8C">
          <w:rPr>
            <w:rFonts w:ascii="Times New Roman" w:hAnsi="Times New Roman" w:cs="Times New Roman"/>
          </w:rPr>
          <w:t>,</w:t>
        </w:r>
        <w:r w:rsidR="001471B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00E36EE8">
          <w:rPr>
            <w:rFonts w:ascii="Times New Roman" w:hAnsi="Times New Roman" w:cs="Times New Roman"/>
          </w:rPr>
          <w:t xml:space="preserve"> can be found in a </w:t>
        </w:r>
        <w:r w:rsidR="001471B2" w:rsidRPr="00A05B8C">
          <w:rPr>
            <w:rFonts w:ascii="Times New Roman" w:hAnsi="Times New Roman" w:cs="Times New Roman"/>
          </w:rPr>
          <w:t>straightforward</w:t>
        </w:r>
        <w:r w:rsidR="001471B2">
          <w:rPr>
            <w:rFonts w:ascii="Times New Roman" w:hAnsi="Times New Roman" w:cs="Times New Roman"/>
          </w:rPr>
          <w:t xml:space="preserve"> way</w:t>
        </w:r>
      </w:ins>
      <w:ins w:id="514" w:author="Microsoft Office User" w:date="2016-11-07T16:40:00Z">
        <w:r w:rsidR="00E36EE8">
          <w:rPr>
            <w:rFonts w:ascii="Times New Roman" w:hAnsi="Times New Roman" w:cs="Times New Roman"/>
          </w:rPr>
          <w:t>,</w:t>
        </w:r>
      </w:ins>
      <w:ins w:id="515" w:author="Microsoft Office User" w:date="2016-11-07T16:29:00Z">
        <w:r w:rsidR="001471B2">
          <w:rPr>
            <w:rFonts w:ascii="Times New Roman" w:hAnsi="Times New Roman" w:cs="Times New Roman"/>
          </w:rPr>
          <w:t xml:space="preserve"> as they keep their oxygen consumption constant until they are exposed to a critical oxygen level</w:t>
        </w:r>
      </w:ins>
      <w:ins w:id="516" w:author="Microsoft Office User" w:date="2016-11-07T16:30:00Z">
        <w:r w:rsidR="001471B2">
          <w:rPr>
            <w:rFonts w:ascii="Times New Roman" w:hAnsi="Times New Roman" w:cs="Times New Roman"/>
          </w:rPr>
          <w:t xml:space="preserve"> </w:t>
        </w:r>
      </w:ins>
      <w:ins w:id="517" w:author="Microsoft Office User" w:date="2016-11-07T16:29:00Z">
        <w:r w:rsidR="001471B2">
          <w:rPr>
            <w:rFonts w:ascii="Times New Roman" w:hAnsi="Times New Roman" w:cs="Times New Roman"/>
          </w:rPr>
          <w:fldChar w:fldCharType="begin"/>
        </w:r>
        <w:r w:rsidR="001471B2">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1471B2">
          <w:rPr>
            <w:rFonts w:ascii="Times New Roman" w:hAnsi="Times New Roman" w:cs="Times New Roman"/>
          </w:rPr>
          <w:fldChar w:fldCharType="separate"/>
        </w:r>
        <w:r w:rsidR="001471B2">
          <w:rPr>
            <w:rFonts w:ascii="Times New Roman" w:hAnsi="Times New Roman" w:cs="Times New Roman"/>
            <w:noProof/>
          </w:rPr>
          <w:t>(</w:t>
        </w:r>
        <w:r w:rsidR="00E36EE8">
          <w:rPr>
            <w:rFonts w:ascii="Times New Roman" w:hAnsi="Times New Roman" w:cs="Times New Roman"/>
            <w:noProof/>
          </w:rPr>
          <w:t>Portner &amp;  Grieshaber, 1993</w:t>
        </w:r>
        <w:r w:rsidR="001471B2">
          <w:rPr>
            <w:rFonts w:ascii="Times New Roman" w:hAnsi="Times New Roman" w:cs="Times New Roman"/>
            <w:noProof/>
          </w:rPr>
          <w:t>)</w:t>
        </w:r>
        <w:r w:rsidR="001471B2">
          <w:rPr>
            <w:rFonts w:ascii="Times New Roman" w:hAnsi="Times New Roman" w:cs="Times New Roman"/>
          </w:rPr>
          <w:fldChar w:fldCharType="end"/>
        </w:r>
        <w:r w:rsidR="001471B2">
          <w:rPr>
            <w:rFonts w:ascii="Times New Roman" w:hAnsi="Times New Roman" w:cs="Times New Roman"/>
          </w:rPr>
          <w:t>. However,</w:t>
        </w:r>
      </w:ins>
      <w:ins w:id="518" w:author="Dustin Marshall" w:date="2016-11-16T10:11:00Z">
        <w:r>
          <w:rPr>
            <w:rFonts w:ascii="Times New Roman" w:hAnsi="Times New Roman" w:cs="Times New Roman"/>
          </w:rPr>
          <w:t xml:space="preserve"> the</w:t>
        </w:r>
      </w:ins>
      <w:ins w:id="519" w:author="Microsoft Office User" w:date="2016-11-07T16:29:00Z">
        <w:r w:rsidR="00E36EE8">
          <w:rPr>
            <w:rFonts w:ascii="Times New Roman" w:hAnsi="Times New Roman" w:cs="Times New Roman"/>
          </w:rPr>
          <w:t xml:space="preserve"> animals we measured </w:t>
        </w:r>
        <w:del w:id="520" w:author="Dustin Marshall" w:date="2016-11-16T10:11:00Z">
          <w:r w:rsidR="00E36EE8" w:rsidDel="008C4DBF">
            <w:rPr>
              <w:rFonts w:ascii="Times New Roman" w:hAnsi="Times New Roman" w:cs="Times New Roman"/>
            </w:rPr>
            <w:delText>presented</w:delText>
          </w:r>
          <w:r w:rsidR="001471B2" w:rsidDel="008C4DBF">
            <w:rPr>
              <w:rFonts w:ascii="Times New Roman" w:hAnsi="Times New Roman" w:cs="Times New Roman"/>
            </w:rPr>
            <w:delText xml:space="preserve"> response</w:delText>
          </w:r>
        </w:del>
      </w:ins>
      <w:ins w:id="521" w:author="Microsoft Office User" w:date="2016-11-07T16:41:00Z">
        <w:del w:id="522" w:author="Dustin Marshall" w:date="2016-11-16T10:11:00Z">
          <w:r w:rsidR="00E36EE8" w:rsidDel="008C4DBF">
            <w:rPr>
              <w:rFonts w:ascii="Times New Roman" w:hAnsi="Times New Roman" w:cs="Times New Roman"/>
            </w:rPr>
            <w:delText>s</w:delText>
          </w:r>
        </w:del>
      </w:ins>
      <w:ins w:id="523" w:author="Microsoft Office User" w:date="2016-11-07T16:29:00Z">
        <w:del w:id="524" w:author="Dustin Marshall" w:date="2016-11-16T10:11:00Z">
          <w:r w:rsidR="001471B2" w:rsidDel="008C4DBF">
            <w:rPr>
              <w:rFonts w:ascii="Times New Roman" w:hAnsi="Times New Roman" w:cs="Times New Roman"/>
            </w:rPr>
            <w:delText xml:space="preserve"> more associated with a oxyconformeres strategy</w:delText>
          </w:r>
        </w:del>
      </w:ins>
      <w:ins w:id="525" w:author="Dustin Marshall" w:date="2016-11-16T10:11:00Z">
        <w:r>
          <w:rPr>
            <w:rFonts w:ascii="Times New Roman" w:hAnsi="Times New Roman" w:cs="Times New Roman"/>
          </w:rPr>
          <w:t xml:space="preserve">ranged on the continuum between </w:t>
        </w:r>
        <w:proofErr w:type="spellStart"/>
        <w:r>
          <w:rPr>
            <w:rFonts w:ascii="Times New Roman" w:hAnsi="Times New Roman" w:cs="Times New Roman"/>
          </w:rPr>
          <w:t>oxyconformation</w:t>
        </w:r>
        <w:proofErr w:type="spellEnd"/>
        <w:r>
          <w:rPr>
            <w:rFonts w:ascii="Times New Roman" w:hAnsi="Times New Roman" w:cs="Times New Roman"/>
          </w:rPr>
          <w:t xml:space="preserve"> and </w:t>
        </w:r>
        <w:proofErr w:type="spellStart"/>
        <w:r>
          <w:rPr>
            <w:rFonts w:ascii="Times New Roman" w:hAnsi="Times New Roman" w:cs="Times New Roman"/>
          </w:rPr>
          <w:t>oxyregulation</w:t>
        </w:r>
        <w:proofErr w:type="spellEnd"/>
        <w:r>
          <w:rPr>
            <w:rFonts w:ascii="Times New Roman" w:hAnsi="Times New Roman" w:cs="Times New Roman"/>
          </w:rPr>
          <w:t xml:space="preserve">, </w:t>
        </w:r>
        <w:del w:id="526" w:author="Craig White" w:date="2016-11-23T23:24:00Z">
          <w:r w:rsidDel="0059005A">
            <w:rPr>
              <w:rFonts w:ascii="Times New Roman" w:hAnsi="Times New Roman" w:cs="Times New Roman"/>
            </w:rPr>
            <w:delText>this</w:delText>
          </w:r>
        </w:del>
      </w:ins>
      <w:ins w:id="527" w:author="Craig White" w:date="2016-11-23T23:24:00Z">
        <w:r w:rsidR="0059005A">
          <w:rPr>
            <w:rFonts w:ascii="Times New Roman" w:hAnsi="Times New Roman" w:cs="Times New Roman"/>
          </w:rPr>
          <w:t>which</w:t>
        </w:r>
      </w:ins>
      <w:ins w:id="528" w:author="Dustin Marshall" w:date="2016-11-16T10:11:00Z">
        <w:r>
          <w:rPr>
            <w:rFonts w:ascii="Times New Roman" w:hAnsi="Times New Roman" w:cs="Times New Roman"/>
          </w:rPr>
          <w:t xml:space="preserve"> is perhaps unsurprising given </w:t>
        </w:r>
      </w:ins>
      <w:ins w:id="529" w:author="Dustin Marshall" w:date="2016-11-16T10:12:00Z">
        <w:r>
          <w:rPr>
            <w:rFonts w:ascii="Times New Roman" w:hAnsi="Times New Roman" w:cs="Times New Roman"/>
          </w:rPr>
          <w:t>that our study included animals from many different phyla</w:t>
        </w:r>
      </w:ins>
      <w:ins w:id="530" w:author="Microsoft Office User" w:date="2016-11-07T16:29:00Z">
        <w:del w:id="531" w:author="Dustin Marshall" w:date="2016-11-16T10:12:00Z">
          <w:r w:rsidR="001471B2" w:rsidDel="008C4DBF">
            <w:rPr>
              <w:rFonts w:ascii="Times New Roman" w:hAnsi="Times New Roman" w:cs="Times New Roman"/>
            </w:rPr>
            <w:delText>, as they reduce their oxygen uptake with the reduction of the environmental oxygen</w:delText>
          </w:r>
        </w:del>
        <w:r w:rsidR="001471B2">
          <w:rPr>
            <w:rFonts w:ascii="Times New Roman" w:hAnsi="Times New Roman" w:cs="Times New Roman"/>
          </w:rPr>
          <w:t xml:space="preserve">. </w:t>
        </w:r>
        <w:commentRangeStart w:id="532"/>
        <w:r w:rsidR="001471B2">
          <w:rPr>
            <w:rFonts w:ascii="Times New Roman" w:hAnsi="Times New Roman" w:cs="Times New Roman"/>
          </w:rPr>
          <w:t xml:space="preserve">We suggest that for more details about differences between </w:t>
        </w:r>
        <w:proofErr w:type="spellStart"/>
        <w:r w:rsidR="001471B2">
          <w:rPr>
            <w:rFonts w:ascii="Times New Roman" w:hAnsi="Times New Roman" w:cs="Times New Roman"/>
          </w:rPr>
          <w:t>oxyconformity</w:t>
        </w:r>
        <w:proofErr w:type="spellEnd"/>
        <w:r w:rsidR="001471B2">
          <w:rPr>
            <w:rFonts w:ascii="Times New Roman" w:hAnsi="Times New Roman" w:cs="Times New Roman"/>
          </w:rPr>
          <w:t xml:space="preserve"> and </w:t>
        </w:r>
        <w:proofErr w:type="spellStart"/>
        <w:r w:rsidR="001471B2">
          <w:rPr>
            <w:rFonts w:ascii="Times New Roman" w:hAnsi="Times New Roman" w:cs="Times New Roman"/>
          </w:rPr>
          <w:t>oxyregulation</w:t>
        </w:r>
        <w:proofErr w:type="spellEnd"/>
        <w:r w:rsidR="001471B2">
          <w:rPr>
            <w:rFonts w:ascii="Times New Roman" w:hAnsi="Times New Roman" w:cs="Times New Roman"/>
          </w:rPr>
          <w:t xml:space="preserve"> read</w:t>
        </w:r>
      </w:ins>
      <w:ins w:id="533" w:author="Microsoft Office User" w:date="2016-11-07T16:33:00Z">
        <w:r w:rsidR="001471B2">
          <w:rPr>
            <w:rFonts w:ascii="Times New Roman" w:hAnsi="Times New Roman" w:cs="Times New Roman"/>
          </w:rPr>
          <w:t xml:space="preserve"> Magnums &amp; </w:t>
        </w:r>
        <w:proofErr w:type="spellStart"/>
        <w:r w:rsidR="001471B2">
          <w:rPr>
            <w:rFonts w:ascii="Times New Roman" w:hAnsi="Times New Roman" w:cs="Times New Roman"/>
          </w:rPr>
          <w:t>Vanwinkl</w:t>
        </w:r>
      </w:ins>
      <w:proofErr w:type="spellEnd"/>
      <w:r w:rsidR="001471B2">
        <w:rPr>
          <w:rFonts w:ascii="Times New Roman" w:hAnsi="Times New Roman" w:cs="Times New Roman"/>
        </w:rPr>
        <w:t xml:space="preserve"> </w:t>
      </w:r>
      <w:ins w:id="534" w:author="Microsoft Office User" w:date="2016-11-08T11:15:00Z">
        <w:r w:rsidR="00EC6E83">
          <w:rPr>
            <w:rFonts w:ascii="Times New Roman" w:hAnsi="Times New Roman" w:cs="Times New Roman"/>
          </w:rPr>
          <w:t>(</w:t>
        </w:r>
      </w:ins>
      <w:del w:id="535" w:author="Microsoft Office User" w:date="2016-11-08T11:15:00Z">
        <w:r w:rsidR="001471B2" w:rsidDel="00EC6E83">
          <w:rPr>
            <w:rFonts w:ascii="Times New Roman" w:hAnsi="Times New Roman" w:cs="Times New Roman"/>
          </w:rPr>
          <w:delText>(</w:delText>
        </w:r>
      </w:del>
      <w:ins w:id="536" w:author="Microsoft Office User" w:date="2016-11-07T16:33:00Z">
        <w:r w:rsidR="001471B2">
          <w:rPr>
            <w:rFonts w:ascii="Times New Roman" w:hAnsi="Times New Roman" w:cs="Times New Roman"/>
          </w:rPr>
          <w:t>1973</w:t>
        </w:r>
      </w:ins>
      <w:proofErr w:type="gramStart"/>
      <w:ins w:id="537" w:author="Microsoft Office User" w:date="2016-11-08T11:15:00Z">
        <w:r w:rsidR="00EC6E83">
          <w:rPr>
            <w:rFonts w:ascii="Times New Roman" w:hAnsi="Times New Roman" w:cs="Times New Roman"/>
          </w:rPr>
          <w:t>)</w:t>
        </w:r>
      </w:ins>
      <w:ins w:id="538" w:author="Microsoft Office User" w:date="2016-11-07T16:34:00Z">
        <w:r w:rsidR="001471B2">
          <w:rPr>
            <w:rFonts w:ascii="Times New Roman" w:hAnsi="Times New Roman" w:cs="Times New Roman"/>
          </w:rPr>
          <w:t xml:space="preserve"> </w:t>
        </w:r>
      </w:ins>
      <w:ins w:id="539" w:author="Microsoft Office User" w:date="2016-11-07T16:33:00Z">
        <w:r w:rsidR="001471B2">
          <w:rPr>
            <w:rFonts w:ascii="Times New Roman" w:hAnsi="Times New Roman" w:cs="Times New Roman"/>
          </w:rPr>
          <w:t xml:space="preserve"> and</w:t>
        </w:r>
        <w:proofErr w:type="gramEnd"/>
        <w:r w:rsidR="001471B2">
          <w:rPr>
            <w:rFonts w:ascii="Times New Roman" w:hAnsi="Times New Roman" w:cs="Times New Roman"/>
          </w:rPr>
          <w:t xml:space="preserve"> </w:t>
        </w:r>
        <w:proofErr w:type="spellStart"/>
        <w:r w:rsidR="001471B2">
          <w:rPr>
            <w:rFonts w:ascii="Times New Roman" w:hAnsi="Times New Roman" w:cs="Times New Roman"/>
          </w:rPr>
          <w:t>Portner</w:t>
        </w:r>
        <w:proofErr w:type="spellEnd"/>
        <w:r w:rsidR="001471B2">
          <w:rPr>
            <w:rFonts w:ascii="Times New Roman" w:hAnsi="Times New Roman" w:cs="Times New Roman"/>
          </w:rPr>
          <w:t xml:space="preserve"> &amp; </w:t>
        </w:r>
        <w:proofErr w:type="spellStart"/>
        <w:r w:rsidR="001471B2">
          <w:rPr>
            <w:rFonts w:ascii="Times New Roman" w:hAnsi="Times New Roman" w:cs="Times New Roman"/>
          </w:rPr>
          <w:t>Grieshaber</w:t>
        </w:r>
        <w:proofErr w:type="spellEnd"/>
        <w:r w:rsidR="001471B2">
          <w:rPr>
            <w:rFonts w:ascii="Times New Roman" w:hAnsi="Times New Roman" w:cs="Times New Roman"/>
          </w:rPr>
          <w:t xml:space="preserve"> </w:t>
        </w:r>
      </w:ins>
      <w:ins w:id="540" w:author="Microsoft Office User" w:date="2016-11-07T16:34:00Z">
        <w:r w:rsidR="001471B2">
          <w:rPr>
            <w:rFonts w:ascii="Times New Roman" w:hAnsi="Times New Roman" w:cs="Times New Roman"/>
          </w:rPr>
          <w:t>(</w:t>
        </w:r>
      </w:ins>
      <w:ins w:id="541" w:author="Microsoft Office User" w:date="2016-11-07T16:33:00Z">
        <w:r w:rsidR="001471B2">
          <w:rPr>
            <w:rFonts w:ascii="Times New Roman" w:hAnsi="Times New Roman" w:cs="Times New Roman"/>
          </w:rPr>
          <w:t>1993)</w:t>
        </w:r>
      </w:ins>
      <w:ins w:id="542" w:author="Microsoft Office User" w:date="2016-11-07T16:34:00Z">
        <w:r w:rsidR="001471B2">
          <w:rPr>
            <w:rFonts w:ascii="Times New Roman" w:hAnsi="Times New Roman" w:cs="Times New Roman"/>
          </w:rPr>
          <w:t>.</w:t>
        </w:r>
      </w:ins>
      <w:ins w:id="543" w:author="Microsoft Office User" w:date="2016-11-07T16:29:00Z">
        <w:r w:rsidR="001471B2">
          <w:rPr>
            <w:rFonts w:ascii="Times New Roman" w:hAnsi="Times New Roman" w:cs="Times New Roman"/>
          </w:rPr>
          <w:t xml:space="preserve">  </w:t>
        </w:r>
      </w:ins>
      <w:del w:id="544" w:author="Microsoft Office User" w:date="2016-11-07T16:35:00Z">
        <w:r w:rsidR="00467DDE" w:rsidRPr="00A05B8C" w:rsidDel="001471B2">
          <w:rPr>
            <w:rFonts w:ascii="Times New Roman" w:hAnsi="Times New Roman" w:cs="Times New Roman"/>
          </w:rPr>
          <w:delText xml:space="preserve">Therefore, </w:delText>
        </w:r>
        <w:r w:rsidR="000144B5" w:rsidRPr="00A05B8C" w:rsidDel="001471B2">
          <w:rPr>
            <w:rFonts w:ascii="Times New Roman" w:hAnsi="Times New Roman" w:cs="Times New Roman"/>
          </w:rPr>
          <w:delText>w</w:delText>
        </w:r>
      </w:del>
      <w:del w:id="545" w:author="Microsoft Office User" w:date="2016-11-07T16:42:00Z">
        <w:r w:rsidR="00020F3D" w:rsidRPr="00A05B8C" w:rsidDel="00E36EE8">
          <w:rPr>
            <w:rFonts w:ascii="Times New Roman" w:hAnsi="Times New Roman" w:cs="Times New Roman"/>
          </w:rPr>
          <w:delText>e</w:delText>
        </w:r>
        <w:r w:rsidR="00467DDE" w:rsidRPr="00A05B8C" w:rsidDel="00E36EE8">
          <w:rPr>
            <w:rFonts w:ascii="Times New Roman" w:hAnsi="Times New Roman" w:cs="Times New Roman"/>
          </w:rPr>
          <w:delText xml:space="preserve"> believe the reported </w:delTex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sidDel="00E36EE8">
          <w:rPr>
            <w:rFonts w:ascii="Times New Roman" w:hAnsi="Times New Roman" w:cs="Times New Roman"/>
          </w:rPr>
          <w:delText>values to provide a fairly good indication of hypoxia resistance.</w:delText>
        </w:r>
      </w:del>
      <w:r w:rsidR="00467DDE" w:rsidRPr="00A05B8C">
        <w:rPr>
          <w:rFonts w:ascii="Times New Roman" w:hAnsi="Times New Roman" w:cs="Times New Roman"/>
        </w:rPr>
        <w:t xml:space="preserve"> </w:t>
      </w:r>
      <w:proofErr w:type="spellStart"/>
      <w:ins w:id="546" w:author="Microsoft Office User" w:date="2016-11-07T16:37:00Z">
        <w:r w:rsidR="00E36EE8">
          <w:rPr>
            <w:rFonts w:ascii="Times New Roman" w:hAnsi="Times New Roman" w:cs="Times New Roman"/>
          </w:rPr>
          <w:t>Oxyconform</w:t>
        </w:r>
      </w:ins>
      <w:ins w:id="547" w:author="Microsoft Office User" w:date="2016-11-07T16:44:00Z">
        <w:r w:rsidR="00E36EE8">
          <w:rPr>
            <w:rFonts w:ascii="Times New Roman" w:hAnsi="Times New Roman" w:cs="Times New Roman"/>
          </w:rPr>
          <w:t>ers</w:t>
        </w:r>
      </w:ins>
      <w:proofErr w:type="spellEnd"/>
      <w:ins w:id="548" w:author="Microsoft Office User" w:date="2016-11-07T16:37:00Z">
        <w:r w:rsidR="00E36EE8">
          <w:rPr>
            <w:rFonts w:ascii="Times New Roman" w:hAnsi="Times New Roman" w:cs="Times New Roman"/>
          </w:rPr>
          <w:t xml:space="preserve"> rely on </w:t>
        </w:r>
        <w:proofErr w:type="spellStart"/>
        <w:r w:rsidR="00E36EE8">
          <w:rPr>
            <w:rFonts w:ascii="Times New Roman" w:hAnsi="Times New Roman" w:cs="Times New Roman"/>
          </w:rPr>
          <w:lastRenderedPageBreak/>
          <w:t>anaerobiosis</w:t>
        </w:r>
        <w:proofErr w:type="spellEnd"/>
        <w:r w:rsidR="00E36EE8">
          <w:rPr>
            <w:rFonts w:ascii="Times New Roman" w:hAnsi="Times New Roman" w:cs="Times New Roman"/>
          </w:rPr>
          <w:t xml:space="preserve"> at very low oxygen levels</w:t>
        </w:r>
      </w:ins>
      <w:ins w:id="549" w:author="Microsoft Office User" w:date="2016-11-07T16:38:00Z">
        <w:r w:rsidR="00E36EE8">
          <w:rPr>
            <w:rFonts w:ascii="Times New Roman" w:hAnsi="Times New Roman" w:cs="Times New Roman"/>
          </w:rPr>
          <w:t xml:space="preserve"> </w:t>
        </w:r>
      </w:ins>
      <w:r w:rsidR="00E36EE8">
        <w:rPr>
          <w:rFonts w:ascii="Times New Roman" w:hAnsi="Times New Roman" w:cs="Times New Roman"/>
        </w:rPr>
        <w:fldChar w:fldCharType="begin"/>
      </w:r>
      <w:r w:rsidR="00E36EE8">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E36EE8">
        <w:rPr>
          <w:rFonts w:ascii="Times New Roman" w:hAnsi="Times New Roman" w:cs="Times New Roman"/>
        </w:rPr>
        <w:fldChar w:fldCharType="separate"/>
      </w:r>
      <w:r w:rsidR="00E36EE8">
        <w:rPr>
          <w:rFonts w:ascii="Times New Roman" w:hAnsi="Times New Roman" w:cs="Times New Roman"/>
          <w:noProof/>
        </w:rPr>
        <w:t>(Portner &amp;  Grieshaber, 1993)</w:t>
      </w:r>
      <w:r w:rsidR="00E36EE8">
        <w:rPr>
          <w:rFonts w:ascii="Times New Roman" w:hAnsi="Times New Roman" w:cs="Times New Roman"/>
        </w:rPr>
        <w:fldChar w:fldCharType="end"/>
      </w:r>
      <w:commentRangeEnd w:id="532"/>
      <w:commentRangeEnd w:id="507"/>
      <w:r>
        <w:rPr>
          <w:rStyle w:val="CommentReference"/>
        </w:rPr>
        <w:commentReference w:id="532"/>
      </w:r>
      <w:r w:rsidR="00E36EE8">
        <w:rPr>
          <w:rStyle w:val="CommentReference"/>
        </w:rPr>
        <w:commentReference w:id="507"/>
      </w:r>
      <w:ins w:id="550" w:author="Microsoft Office User" w:date="2016-11-07T16:39:00Z">
        <w:r w:rsidR="00E36EE8">
          <w:rPr>
            <w:rFonts w:ascii="Times New Roman" w:hAnsi="Times New Roman" w:cs="Times New Roman"/>
          </w:rPr>
          <w:t xml:space="preserve">, </w:t>
        </w:r>
      </w:ins>
      <w:ins w:id="551" w:author="Microsoft Office User" w:date="2016-11-07T16:43:00Z">
        <w:r w:rsidR="00E36EE8">
          <w:rPr>
            <w:rFonts w:ascii="Times New Roman" w:hAnsi="Times New Roman" w:cs="Times New Roman"/>
          </w:rPr>
          <w:t xml:space="preserve">hence </w:t>
        </w:r>
      </w:ins>
      <w:ins w:id="552" w:author="Microsoft Office User" w:date="2016-11-07T16:39:00Z">
        <w:del w:id="553" w:author="Dustin Marshall" w:date="2016-11-16T09:40:00Z">
          <w:r w:rsidR="00E36EE8" w:rsidDel="00E538F7">
            <w:rPr>
              <w:rFonts w:ascii="Times New Roman" w:hAnsi="Times New Roman" w:cs="Times New Roman"/>
            </w:rPr>
            <w:delText xml:space="preserve"> </w:delText>
          </w:r>
        </w:del>
      </w:ins>
      <w:del w:id="554" w:author="Microsoft Office User" w:date="2016-11-07T16:39:00Z">
        <w:r w:rsidR="00467DDE" w:rsidRPr="00A05B8C" w:rsidDel="00E36EE8">
          <w:rPr>
            <w:rFonts w:ascii="Times New Roman" w:hAnsi="Times New Roman" w:cs="Times New Roman"/>
          </w:rPr>
          <w:delText>T</w:delText>
        </w:r>
      </w:del>
      <w:ins w:id="555" w:author="Microsoft Office User" w:date="2016-11-07T16:39:00Z">
        <w:r w:rsidR="00E36EE8">
          <w:rPr>
            <w:rFonts w:ascii="Times New Roman" w:hAnsi="Times New Roman" w:cs="Times New Roman"/>
          </w:rPr>
          <w:t>t</w:t>
        </w:r>
      </w:ins>
      <w:commentRangeEnd w:id="508"/>
      <w:r w:rsidR="00B503A3">
        <w:rPr>
          <w:rStyle w:val="CommentReference"/>
        </w:rPr>
        <w:commentReference w:id="508"/>
      </w:r>
      <w:r w:rsidR="00467DDE" w:rsidRPr="00A05B8C">
        <w:rPr>
          <w:rFonts w:ascii="Times New Roman" w:hAnsi="Times New Roman" w:cs="Times New Roman"/>
        </w:rPr>
        <w:t>he functional groups measured here may be considered hypoxia tolerant, as they were able to withstand oxygen levels under around 1.8 mg l</w:t>
      </w:r>
      <w:r w:rsidR="00467DDE" w:rsidRPr="006462AD">
        <w:rPr>
          <w:rFonts w:ascii="Times New Roman" w:hAnsi="Times New Roman" w:cs="Times New Roman"/>
          <w:vertAlign w:val="superscript"/>
        </w:rPr>
        <w:t>-1</w:t>
      </w:r>
      <w:r w:rsidR="00467DDE" w:rsidRPr="00A05B8C">
        <w:rPr>
          <w:rFonts w:ascii="Times New Roman" w:hAnsi="Times New Roman" w:cs="Times New Roman"/>
        </w:rPr>
        <w:t xml:space="preserve">, ~ 25 % air saturation at 19 °C. Flat organisms, however, were able to withstand more extreme hypoxic conditions, and overall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than erect species. Flat species are prone to live in low oxygen environments, as the boundary layers where they live are highly likely to be oxygen depleted </w:t>
      </w:r>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Shashar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1993</w:t>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r w:rsidR="00467DDE" w:rsidRPr="00A05B8C">
        <w:rPr>
          <w:rFonts w:ascii="Times New Roman" w:hAnsi="Times New Roman" w:cs="Times New Roman"/>
        </w:rPr>
        <w:t xml:space="preserve">. On the other hand, at least the adult stages of erect species may not need to adapt to extreme hypoxic environments, as they can grow beyond the limits of the boundary layer and access more oxygenated water. </w:t>
      </w:r>
    </w:p>
    <w:p w14:paraId="7C6CC3AA" w14:textId="60BA607B"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Invasive species presented a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than natives. Moreover,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also found that erect-invasive organisms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B7CA0" w:rsidRPr="00A05B8C">
        <w:rPr>
          <w:rFonts w:ascii="Times New Roman" w:hAnsi="Times New Roman" w:cs="Times New Roman"/>
        </w:rPr>
        <w:t xml:space="preserve"> </w:t>
      </w:r>
      <w:del w:id="556" w:author="Craig White" w:date="2016-11-23T23:32:00Z">
        <w:r w:rsidRPr="00A05B8C" w:rsidDel="00B503A3">
          <w:rPr>
            <w:rFonts w:ascii="Times New Roman" w:hAnsi="Times New Roman" w:cs="Times New Roman"/>
          </w:rPr>
          <w:delText xml:space="preserve"> </w:delText>
        </w:r>
      </w:del>
      <w:r w:rsidRPr="00A05B8C">
        <w:rPr>
          <w:rFonts w:ascii="Times New Roman" w:hAnsi="Times New Roman" w:cs="Times New Roman"/>
        </w:rPr>
        <w:t xml:space="preserve">values than erect-natives. Because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only had </w:t>
      </w:r>
      <w:r w:rsidR="00930C47" w:rsidRPr="00A05B8C">
        <w:rPr>
          <w:rFonts w:ascii="Times New Roman" w:hAnsi="Times New Roman" w:cs="Times New Roman"/>
        </w:rPr>
        <w:t xml:space="preserve">one </w:t>
      </w:r>
      <w:r w:rsidRPr="00A05B8C">
        <w:rPr>
          <w:rFonts w:ascii="Times New Roman" w:hAnsi="Times New Roman" w:cs="Times New Roman"/>
        </w:rPr>
        <w:t>native-flat species</w:t>
      </w:r>
      <w:r w:rsidR="00AA3806">
        <w:rPr>
          <w:rFonts w:ascii="Times New Roman" w:hAnsi="Times New Roman" w:cs="Times New Roman"/>
        </w:rPr>
        <w:t xml:space="preserve"> in our data set</w:t>
      </w:r>
      <w:r w:rsidRPr="00A05B8C">
        <w:rPr>
          <w:rFonts w:ascii="Times New Roman" w:hAnsi="Times New Roman" w:cs="Times New Roman"/>
        </w:rPr>
        <w:t xml:space="preserv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could </w:t>
      </w:r>
      <w:r w:rsidR="00344277" w:rsidRPr="00A05B8C">
        <w:rPr>
          <w:rFonts w:ascii="Times New Roman" w:hAnsi="Times New Roman" w:cs="Times New Roman"/>
        </w:rPr>
        <w:t xml:space="preserve">not </w:t>
      </w:r>
      <w:r w:rsidRPr="00A05B8C">
        <w:rPr>
          <w:rFonts w:ascii="Times New Roman" w:hAnsi="Times New Roman" w:cs="Times New Roman"/>
        </w:rPr>
        <w:t xml:space="preserve">formally compare native and invasive flat species. However,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w:t>
      </w:r>
      <w:r w:rsidR="00EF3D31" w:rsidRPr="00A05B8C">
        <w:rPr>
          <w:rFonts w:ascii="Times New Roman" w:hAnsi="Times New Roman" w:cs="Times New Roman"/>
        </w:rPr>
        <w:t>note</w:t>
      </w:r>
      <w:r w:rsidRPr="00A05B8C">
        <w:rPr>
          <w:rFonts w:ascii="Times New Roman" w:hAnsi="Times New Roman" w:cs="Times New Roman"/>
        </w:rPr>
        <w:t xml:space="preserve"> that the flat-invasive organisms had the lowest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across all functional groups, and could withstand extremely hypoxic levels (~ 5  % air saturation). Within the context of R* theory, s</w:t>
      </w:r>
      <w:proofErr w:type="spellStart"/>
      <w:r w:rsidRPr="00A05B8C">
        <w:rPr>
          <w:rFonts w:ascii="Times New Roman" w:hAnsi="Times New Roman" w:cs="Times New Roman"/>
        </w:rPr>
        <w:t>pecies</w:t>
      </w:r>
      <w:proofErr w:type="spellEnd"/>
      <w:r w:rsidRPr="00A05B8C">
        <w:rPr>
          <w:rFonts w:ascii="Times New Roman" w:hAnsi="Times New Roman" w:cs="Times New Roman"/>
        </w:rPr>
        <w:t xml:space="preserve">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r>
          <w:rPr>
            <w:rFonts w:ascii="Cambria Math" w:hAnsi="Cambria Math" w:cs="Times New Roman"/>
          </w:rPr>
          <m:t xml:space="preserve">) </m:t>
        </m:r>
      </m:oMath>
      <w:r w:rsidRPr="00A05B8C">
        <w:rPr>
          <w:rFonts w:ascii="Times New Roman" w:hAnsi="Times New Roman" w:cs="Times New Roman"/>
        </w:rPr>
        <w:t xml:space="preserve">should be better competitors than species with higher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w:t>
      </w:r>
      <w:r w:rsidR="00344277" w:rsidRPr="00A05B8C">
        <w:rPr>
          <w:rFonts w:ascii="Times New Roman" w:hAnsi="Times New Roman" w:cs="Times New Roman"/>
        </w:rPr>
        <w:t xml:space="preserve">because </w:t>
      </w:r>
      <w:r w:rsidRPr="00A05B8C">
        <w:rPr>
          <w:rFonts w:ascii="Times New Roman" w:hAnsi="Times New Roman" w:cs="Times New Roman"/>
        </w:rPr>
        <w:t xml:space="preserve">they can maintain aerobic metabolism at relatively higher rates in hypoxic conditions. It has also been demonstrated that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can diminish the oxygen in the areas immediately surrounding them, leaving little oxygen available for other species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EF3D31" w:rsidRPr="00A05B8C">
        <w:rPr>
          <w:rFonts w:ascii="Times New Roman" w:hAnsi="Times New Roman" w:cs="Times New Roman"/>
        </w:rPr>
        <w:t xml:space="preserve">It </w:t>
      </w:r>
      <w:r w:rsidR="00973AD2">
        <w:rPr>
          <w:rFonts w:ascii="Times New Roman" w:hAnsi="Times New Roman" w:cs="Times New Roman"/>
        </w:rPr>
        <w:t xml:space="preserve">therefore </w:t>
      </w:r>
      <w:r w:rsidR="00EF3D31" w:rsidRPr="00A05B8C">
        <w:rPr>
          <w:rFonts w:ascii="Times New Roman" w:hAnsi="Times New Roman" w:cs="Times New Roman"/>
        </w:rPr>
        <w:t>seems that</w:t>
      </w:r>
      <w:r w:rsidRPr="00A05B8C">
        <w:rPr>
          <w:rFonts w:ascii="Times New Roman" w:hAnsi="Times New Roman" w:cs="Times New Roman"/>
        </w:rPr>
        <w:t xml:space="preserve"> exploitative competition for oxygen </w:t>
      </w:r>
      <w:r w:rsidR="00EF3D31" w:rsidRPr="00A05B8C">
        <w:rPr>
          <w:rFonts w:ascii="Times New Roman" w:hAnsi="Times New Roman" w:cs="Times New Roman"/>
        </w:rPr>
        <w:t>has the potential to</w:t>
      </w:r>
      <w:r w:rsidRPr="00A05B8C">
        <w:rPr>
          <w:rFonts w:ascii="Times New Roman" w:hAnsi="Times New Roman" w:cs="Times New Roman"/>
        </w:rPr>
        <w:t xml:space="preserve"> play an important role in </w:t>
      </w:r>
      <w:r w:rsidR="00EF3D31" w:rsidRPr="00A05B8C">
        <w:rPr>
          <w:rFonts w:ascii="Times New Roman" w:hAnsi="Times New Roman" w:cs="Times New Roman"/>
        </w:rPr>
        <w:t>marine invasions</w:t>
      </w:r>
      <w:r w:rsidRPr="00A05B8C">
        <w:rPr>
          <w:rFonts w:ascii="Times New Roman" w:hAnsi="Times New Roman" w:cs="Times New Roman"/>
        </w:rPr>
        <w:t xml:space="preserve">. </w:t>
      </w:r>
    </w:p>
    <w:p w14:paraId="674A641A" w14:textId="61C01ED5" w:rsidR="00344277" w:rsidRPr="00A05B8C" w:rsidRDefault="00467DDE" w:rsidP="003A0715">
      <w:pPr>
        <w:spacing w:line="480" w:lineRule="auto"/>
        <w:ind w:firstLine="567"/>
        <w:rPr>
          <w:rFonts w:ascii="Times New Roman" w:hAnsi="Times New Roman" w:cs="Times New Roman"/>
        </w:rPr>
      </w:pPr>
      <w:r w:rsidRPr="00A05B8C">
        <w:rPr>
          <w:rFonts w:ascii="Times New Roman" w:hAnsi="Times New Roman" w:cs="Times New Roman"/>
        </w:rPr>
        <w:t xml:space="preserve">Across a range of taxa and systems, invasive species tend to have characteristics that make them more resistant to stressful conditions than native species </w:t>
      </w:r>
      <w:r w:rsidRPr="00A05B8C">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Lejeusne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Zerebecki &amp;  Sorte, 2011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Some studies suggest that invasive species are evolving to tolerate anthropogenic perturbations. For example, heavy metals, </w:t>
      </w:r>
      <w:r w:rsidRPr="00A05B8C">
        <w:rPr>
          <w:rFonts w:ascii="Times New Roman" w:hAnsi="Times New Roman" w:cs="Times New Roman"/>
        </w:rPr>
        <w:lastRenderedPageBreak/>
        <w:t xml:space="preserve">antifouling agents and other pollutants are selective pressures that favor invasive organisms, and studies of invasive species have shown that resistance to pollutants can be heritable </w:t>
      </w:r>
      <w:r w:rsidRPr="00A05B8C">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Floerl &amp;  Inglis,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Levinton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Piola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w:t>
      </w:r>
      <w:r w:rsidRPr="00A05B8C">
        <w:rPr>
          <w:rFonts w:ascii="Times New Roman" w:hAnsi="Times New Roman" w:cs="Times New Roman"/>
        </w:rPr>
        <w:fldChar w:fldCharType="end"/>
      </w:r>
      <w:del w:id="557" w:author="Craig White" w:date="2016-11-23T23:33:00Z">
        <w:r w:rsidR="007E52D3" w:rsidRPr="00A05B8C" w:rsidDel="00B503A3">
          <w:rPr>
            <w:rFonts w:ascii="Times New Roman" w:hAnsi="Times New Roman" w:cs="Times New Roman"/>
          </w:rPr>
          <w:delText xml:space="preserve"> </w:delText>
        </w:r>
      </w:del>
      <w:r w:rsidRPr="00A05B8C">
        <w:rPr>
          <w:rFonts w:ascii="Times New Roman" w:hAnsi="Times New Roman" w:cs="Times New Roman"/>
        </w:rPr>
        <w:t xml:space="preserve">. Tolerance to lower oxygen levels has evolved independently many times, as a response to environments where hypoxic conditions or strong fluctuations in oxygen availability dominate </w:t>
      </w:r>
      <w:r w:rsidRPr="00A05B8C">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Hochachka &amp;  Lutz, 2001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Mandic</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Nilsson &amp;  Ostlund-Nilsson, 2004</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Usually the physiological threshold</w:t>
      </w:r>
      <w:del w:id="558" w:author="Craig White" w:date="2016-11-23T23:34:00Z">
        <w:r w:rsidRPr="00A05B8C" w:rsidDel="00B503A3">
          <w:rPr>
            <w:rFonts w:ascii="Times New Roman" w:hAnsi="Times New Roman" w:cs="Times New Roman"/>
          </w:rPr>
          <w:delText>s</w:delText>
        </w:r>
      </w:del>
      <w:r w:rsidRPr="00A05B8C">
        <w:rPr>
          <w:rFonts w:ascii="Times New Roman" w:hAnsi="Times New Roman" w:cs="Times New Roman"/>
        </w:rPr>
        <w:t xml:space="preserve"> of </w:t>
      </w:r>
      <w:del w:id="559" w:author="Craig White" w:date="2016-11-23T23:34:00Z">
        <w:r w:rsidRPr="00A05B8C" w:rsidDel="00B503A3">
          <w:rPr>
            <w:rFonts w:ascii="Times New Roman" w:hAnsi="Times New Roman" w:cs="Times New Roman"/>
          </w:rPr>
          <w:delText xml:space="preserve">the </w:delText>
        </w:r>
      </w:del>
      <w:ins w:id="560" w:author="Craig White" w:date="2016-11-23T23:34:00Z">
        <w:r w:rsidR="00B503A3">
          <w:rPr>
            <w:rFonts w:ascii="Times New Roman" w:hAnsi="Times New Roman" w:cs="Times New Roman"/>
          </w:rPr>
          <w:t>a</w:t>
        </w:r>
        <w:r w:rsidR="00B503A3" w:rsidRPr="00A05B8C">
          <w:rPr>
            <w:rFonts w:ascii="Times New Roman" w:hAnsi="Times New Roman" w:cs="Times New Roman"/>
          </w:rPr>
          <w:t xml:space="preserve"> </w:t>
        </w:r>
      </w:ins>
      <w:r w:rsidRPr="00A05B8C">
        <w:rPr>
          <w:rFonts w:ascii="Times New Roman" w:hAnsi="Times New Roman" w:cs="Times New Roman"/>
        </w:rPr>
        <w:t xml:space="preserve">species matches the minimum oxygen level of </w:t>
      </w:r>
      <w:del w:id="561" w:author="Craig White" w:date="2016-11-23T23:34:00Z">
        <w:r w:rsidRPr="00A05B8C" w:rsidDel="00B503A3">
          <w:rPr>
            <w:rFonts w:ascii="Times New Roman" w:hAnsi="Times New Roman" w:cs="Times New Roman"/>
          </w:rPr>
          <w:delText xml:space="preserve">the </w:delText>
        </w:r>
      </w:del>
      <w:ins w:id="562" w:author="Craig White" w:date="2016-11-23T23:34:00Z">
        <w:r w:rsidR="00B503A3">
          <w:rPr>
            <w:rFonts w:ascii="Times New Roman" w:hAnsi="Times New Roman" w:cs="Times New Roman"/>
          </w:rPr>
          <w:t>its</w:t>
        </w:r>
        <w:r w:rsidR="00B503A3" w:rsidRPr="00A05B8C">
          <w:rPr>
            <w:rFonts w:ascii="Times New Roman" w:hAnsi="Times New Roman" w:cs="Times New Roman"/>
          </w:rPr>
          <w:t xml:space="preserve"> </w:t>
        </w:r>
      </w:ins>
      <w:del w:id="563" w:author="Craig White" w:date="2016-11-23T23:34:00Z">
        <w:r w:rsidRPr="00A05B8C" w:rsidDel="00B503A3">
          <w:rPr>
            <w:rFonts w:ascii="Times New Roman" w:hAnsi="Times New Roman" w:cs="Times New Roman"/>
          </w:rPr>
          <w:delText>environment,</w:delText>
        </w:r>
      </w:del>
      <w:ins w:id="564" w:author="Craig White" w:date="2016-11-23T23:34:00Z">
        <w:r w:rsidR="00B503A3" w:rsidRPr="00A05B8C">
          <w:rPr>
            <w:rFonts w:ascii="Times New Roman" w:hAnsi="Times New Roman" w:cs="Times New Roman"/>
          </w:rPr>
          <w:t>environment;</w:t>
        </w:r>
      </w:ins>
      <w:r w:rsidRPr="00A05B8C">
        <w:rPr>
          <w:rFonts w:ascii="Times New Roman" w:hAnsi="Times New Roman" w:cs="Times New Roman"/>
        </w:rPr>
        <w:t xml:space="preserve"> therefore hypoxia tolerance is an important trait that can determine the distribution and abundance of organisms </w:t>
      </w:r>
      <w:r w:rsidRPr="00A05B8C">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Lagos</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r w:rsidR="005227F8">
        <w:rPr>
          <w:rFonts w:ascii="Times New Roman" w:hAnsi="Times New Roman" w:cs="Times New Roman"/>
          <w:noProof/>
        </w:rPr>
        <w:t xml:space="preserve">, </w:t>
      </w:r>
      <w:r w:rsidR="00E36EE8">
        <w:rPr>
          <w:rFonts w:ascii="Times New Roman" w:hAnsi="Times New Roman" w:cs="Times New Roman"/>
          <w:noProof/>
        </w:rPr>
        <w:t>Stillman &amp;  Somero, 1996</w:t>
      </w:r>
      <w:r w:rsidR="005227F8">
        <w:rPr>
          <w:rFonts w:ascii="Times New Roman" w:hAnsi="Times New Roman" w:cs="Times New Roman"/>
          <w:noProof/>
        </w:rPr>
        <w:t xml:space="preserve">, </w:t>
      </w:r>
      <w:r w:rsidR="00E36EE8">
        <w:rPr>
          <w:rFonts w:ascii="Times New Roman" w:hAnsi="Times New Roman" w:cs="Times New Roman"/>
          <w:noProof/>
        </w:rPr>
        <w:t>Verberk</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do not know if resistance to hypoxia in invasive organisms is a heritable trait</w:t>
      </w:r>
      <w:r w:rsidR="003A0715">
        <w:rPr>
          <w:rFonts w:ascii="Times New Roman" w:hAnsi="Times New Roman" w:cs="Times New Roman"/>
        </w:rPr>
        <w:t>,</w:t>
      </w:r>
      <w:r w:rsidRPr="00A05B8C">
        <w:rPr>
          <w:rFonts w:ascii="Times New Roman" w:hAnsi="Times New Roman" w:cs="Times New Roman"/>
        </w:rPr>
        <w:t xml:space="preserve"> or whether this trait is an example of phenotypic plasticity. However, the reduction of oxygen levels associated with artificial structures may be acting as a selection pressure that favors invasive organisms. </w:t>
      </w:r>
      <w:r w:rsidR="00EF3D31" w:rsidRPr="00A05B8C">
        <w:rPr>
          <w:rFonts w:ascii="Times New Roman" w:hAnsi="Times New Roman" w:cs="Times New Roman"/>
        </w:rPr>
        <w:t xml:space="preserve">We would therefore suggest that species that are already tolerant to low oxygen conditions might be more likely to become invasive </w:t>
      </w:r>
      <w:r w:rsidR="0007326B" w:rsidRPr="00A05B8C">
        <w:rPr>
          <w:rFonts w:ascii="Times New Roman" w:hAnsi="Times New Roman" w:cs="Times New Roman"/>
        </w:rPr>
        <w:t xml:space="preserve">if </w:t>
      </w:r>
      <w:proofErr w:type="spellStart"/>
      <w:r w:rsidR="00EF3D31" w:rsidRPr="00A05B8C">
        <w:rPr>
          <w:rFonts w:ascii="Times New Roman" w:hAnsi="Times New Roman" w:cs="Times New Roman"/>
        </w:rPr>
        <w:t>translocated</w:t>
      </w:r>
      <w:proofErr w:type="spellEnd"/>
      <w:r w:rsidR="00EF3D31" w:rsidRPr="00A05B8C">
        <w:rPr>
          <w:rFonts w:ascii="Times New Roman" w:hAnsi="Times New Roman" w:cs="Times New Roman"/>
        </w:rPr>
        <w:t xml:space="preserve"> by humans.</w:t>
      </w:r>
    </w:p>
    <w:p w14:paraId="6FB03A9F" w14:textId="6F4E04B2" w:rsidR="00BD1304" w:rsidRPr="00A05B8C" w:rsidRDefault="00344277" w:rsidP="00977E64">
      <w:pPr>
        <w:spacing w:line="480" w:lineRule="auto"/>
        <w:ind w:firstLine="567"/>
        <w:rPr>
          <w:rFonts w:ascii="Times New Roman" w:hAnsi="Times New Roman" w:cs="Times New Roman"/>
        </w:rPr>
      </w:pPr>
      <w:r w:rsidRPr="00A05B8C">
        <w:rPr>
          <w:rFonts w:ascii="Times New Roman" w:hAnsi="Times New Roman" w:cs="Times New Roman"/>
        </w:rPr>
        <w:t>Our</w:t>
      </w:r>
      <w:r w:rsidR="00467DDE" w:rsidRPr="00A05B8C">
        <w:rPr>
          <w:rFonts w:ascii="Times New Roman" w:hAnsi="Times New Roman" w:cs="Times New Roman"/>
        </w:rPr>
        <w:t xml:space="preserve"> results suggest that artificial structures provide windows for invasion via mediation of water flow. As lowering water flow increases the prevalence of hypoxic and anoxic </w:t>
      </w:r>
      <w:r w:rsidR="00977E64">
        <w:rPr>
          <w:rFonts w:ascii="Times New Roman" w:hAnsi="Times New Roman" w:cs="Times New Roman"/>
        </w:rPr>
        <w:t>m</w:t>
      </w:r>
      <w:r w:rsidR="00467DDE" w:rsidRPr="00A05B8C">
        <w:rPr>
          <w:rFonts w:ascii="Times New Roman" w:hAnsi="Times New Roman" w:cs="Times New Roman"/>
        </w:rPr>
        <w:t xml:space="preserve">icrosites it is likely that </w:t>
      </w:r>
      <w:r w:rsidR="0007326B" w:rsidRPr="00A05B8C">
        <w:rPr>
          <w:rFonts w:ascii="Times New Roman" w:hAnsi="Times New Roman" w:cs="Times New Roman"/>
        </w:rPr>
        <w:t xml:space="preserve">a higher proportion of </w:t>
      </w:r>
      <w:r w:rsidR="00467DDE" w:rsidRPr="00A05B8C">
        <w:rPr>
          <w:rFonts w:ascii="Times New Roman" w:hAnsi="Times New Roman" w:cs="Times New Roman"/>
        </w:rPr>
        <w:t xml:space="preserve">such habitats </w:t>
      </w:r>
      <w:r w:rsidR="0007326B" w:rsidRPr="00A05B8C">
        <w:rPr>
          <w:rFonts w:ascii="Times New Roman" w:hAnsi="Times New Roman" w:cs="Times New Roman"/>
        </w:rPr>
        <w:t>are</w:t>
      </w:r>
      <w:r w:rsidR="00467DDE" w:rsidRPr="00A05B8C">
        <w:rPr>
          <w:rFonts w:ascii="Times New Roman" w:hAnsi="Times New Roman" w:cs="Times New Roman"/>
        </w:rPr>
        <w:t xml:space="preserve"> hostile to native species</w:t>
      </w:r>
      <w:r w:rsidR="0007326B" w:rsidRPr="00A05B8C">
        <w:rPr>
          <w:rFonts w:ascii="Times New Roman" w:hAnsi="Times New Roman" w:cs="Times New Roman"/>
        </w:rPr>
        <w:t xml:space="preserve"> while still allowing</w:t>
      </w:r>
      <w:r w:rsidR="00467DDE" w:rsidRPr="00A05B8C">
        <w:rPr>
          <w:rFonts w:ascii="Times New Roman" w:hAnsi="Times New Roman" w:cs="Times New Roman"/>
        </w:rPr>
        <w:t xml:space="preserve"> invasive </w:t>
      </w:r>
      <w:r w:rsidR="0007326B" w:rsidRPr="00A05B8C">
        <w:rPr>
          <w:rFonts w:ascii="Times New Roman" w:hAnsi="Times New Roman" w:cs="Times New Roman"/>
        </w:rPr>
        <w:t>species to function normally</w:t>
      </w:r>
      <w:r w:rsidR="00467DDE" w:rsidRPr="00A05B8C">
        <w:rPr>
          <w:rFonts w:ascii="Times New Roman" w:hAnsi="Times New Roman" w:cs="Times New Roman"/>
        </w:rPr>
        <w:t xml:space="preserve">. From a management perspective, artificial structures that maintain water flow rates that result in the adequate replenishment of oxygen at local scales might be more effective at promoting the proliferation of native species and </w:t>
      </w:r>
      <w:r w:rsidR="0007326B" w:rsidRPr="00A05B8C">
        <w:rPr>
          <w:rFonts w:ascii="Times New Roman" w:hAnsi="Times New Roman" w:cs="Times New Roman"/>
        </w:rPr>
        <w:t>discouraging</w:t>
      </w:r>
      <w:r w:rsidR="00467DDE" w:rsidRPr="00A05B8C">
        <w:rPr>
          <w:rFonts w:ascii="Times New Roman" w:hAnsi="Times New Roman" w:cs="Times New Roman"/>
        </w:rPr>
        <w:t xml:space="preserve"> invasion</w:t>
      </w:r>
      <w:r w:rsidRPr="00A05B8C">
        <w:rPr>
          <w:rFonts w:ascii="Times New Roman" w:hAnsi="Times New Roman" w:cs="Times New Roman"/>
        </w:rPr>
        <w:t>.</w:t>
      </w:r>
    </w:p>
    <w:p w14:paraId="77F48810" w14:textId="77777777" w:rsidR="00467DDE" w:rsidRPr="00A05B8C" w:rsidRDefault="00467DDE" w:rsidP="00C27738">
      <w:pPr>
        <w:spacing w:line="480" w:lineRule="auto"/>
        <w:rPr>
          <w:rFonts w:ascii="Times New Roman" w:hAnsi="Times New Roman" w:cs="Times New Roman"/>
        </w:rPr>
      </w:pPr>
    </w:p>
    <w:p w14:paraId="1B1F269B" w14:textId="6E3D202B" w:rsidR="00A22F72"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Acknowledgements</w:t>
      </w:r>
    </w:p>
    <w:p w14:paraId="31A1BE1B" w14:textId="6FEED0CB" w:rsidR="008139F6" w:rsidRPr="00A05B8C" w:rsidRDefault="00235F89" w:rsidP="003A0715">
      <w:pPr>
        <w:spacing w:line="480" w:lineRule="auto"/>
        <w:rPr>
          <w:rFonts w:ascii="Times New Roman" w:hAnsi="Times New Roman" w:cs="Times New Roman"/>
        </w:rPr>
      </w:pPr>
      <w:r w:rsidRPr="00A05B8C">
        <w:rPr>
          <w:rFonts w:ascii="Times New Roman" w:hAnsi="Times New Roman" w:cs="Times New Roman"/>
        </w:rPr>
        <w:lastRenderedPageBreak/>
        <w:t xml:space="preserve">The authors thank </w:t>
      </w:r>
      <w:r w:rsidR="0045395A" w:rsidRPr="00A05B8C">
        <w:rPr>
          <w:rFonts w:ascii="Times New Roman" w:hAnsi="Times New Roman" w:cs="Times New Roman"/>
        </w:rPr>
        <w:t xml:space="preserve">to </w:t>
      </w:r>
      <w:proofErr w:type="spellStart"/>
      <w:r w:rsidR="0045395A" w:rsidRPr="00A05B8C">
        <w:rPr>
          <w:rFonts w:ascii="Times New Roman" w:hAnsi="Times New Roman" w:cs="Times New Roman"/>
        </w:rPr>
        <w:t>Blairgowrie</w:t>
      </w:r>
      <w:proofErr w:type="spellEnd"/>
      <w:r w:rsidR="0045395A" w:rsidRPr="00A05B8C">
        <w:rPr>
          <w:rFonts w:ascii="Times New Roman" w:hAnsi="Times New Roman" w:cs="Times New Roman"/>
        </w:rPr>
        <w:t xml:space="preserve"> Yacht Squadron, Royal Brighton Yacht Club, Royal Melbourne Yacht Squadron and </w:t>
      </w:r>
      <w:proofErr w:type="spellStart"/>
      <w:r w:rsidR="0045395A" w:rsidRPr="00A05B8C">
        <w:rPr>
          <w:rFonts w:ascii="Times New Roman" w:hAnsi="Times New Roman" w:cs="Times New Roman"/>
        </w:rPr>
        <w:t>Queenscliff</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Harbour</w:t>
      </w:r>
      <w:proofErr w:type="spellEnd"/>
      <w:r w:rsidR="0045395A" w:rsidRPr="00A05B8C">
        <w:rPr>
          <w:rFonts w:ascii="Times New Roman" w:hAnsi="Times New Roman" w:cs="Times New Roman"/>
        </w:rPr>
        <w:t xml:space="preserve"> for access to the field site. </w:t>
      </w:r>
      <w:r w:rsidR="003A0715">
        <w:rPr>
          <w:rFonts w:ascii="Times New Roman" w:hAnsi="Times New Roman" w:cs="Times New Roman"/>
        </w:rPr>
        <w:t xml:space="preserve">We thank </w:t>
      </w:r>
      <w:r w:rsidRPr="00A05B8C">
        <w:rPr>
          <w:rFonts w:ascii="Times New Roman" w:hAnsi="Times New Roman" w:cs="Times New Roman"/>
        </w:rPr>
        <w:t xml:space="preserve">Amanda </w:t>
      </w:r>
      <w:proofErr w:type="spellStart"/>
      <w:r w:rsidRPr="00A05B8C">
        <w:rPr>
          <w:rFonts w:ascii="Times New Roman" w:hAnsi="Times New Roman" w:cs="Times New Roman"/>
        </w:rPr>
        <w:t>Pettersen</w:t>
      </w:r>
      <w:proofErr w:type="spellEnd"/>
      <w:r w:rsidRPr="00A05B8C">
        <w:rPr>
          <w:rFonts w:ascii="Times New Roman" w:hAnsi="Times New Roman" w:cs="Times New Roman"/>
        </w:rPr>
        <w:t xml:space="preserve"> </w:t>
      </w:r>
      <w:r w:rsidR="0045395A" w:rsidRPr="00A05B8C">
        <w:rPr>
          <w:rFonts w:ascii="Times New Roman" w:hAnsi="Times New Roman" w:cs="Times New Roman"/>
        </w:rPr>
        <w:t xml:space="preserve">and Hayley Cameron </w:t>
      </w:r>
      <w:r w:rsidRPr="00A05B8C">
        <w:rPr>
          <w:rFonts w:ascii="Times New Roman" w:hAnsi="Times New Roman" w:cs="Times New Roman"/>
        </w:rPr>
        <w:t>for</w:t>
      </w:r>
      <w:r w:rsidR="0045395A" w:rsidRPr="00A05B8C">
        <w:rPr>
          <w:rFonts w:ascii="Times New Roman" w:hAnsi="Times New Roman" w:cs="Times New Roman"/>
        </w:rPr>
        <w:t xml:space="preserve"> their help in the elabora</w:t>
      </w:r>
      <w:bookmarkStart w:id="565" w:name="_GoBack"/>
      <w:bookmarkEnd w:id="565"/>
      <w:r w:rsidR="0045395A" w:rsidRPr="00A05B8C">
        <w:rPr>
          <w:rFonts w:ascii="Times New Roman" w:hAnsi="Times New Roman" w:cs="Times New Roman"/>
        </w:rPr>
        <w:t>tion of the draft of this paper</w:t>
      </w:r>
      <w:r w:rsidR="00797D28" w:rsidRPr="00A05B8C">
        <w:rPr>
          <w:rFonts w:ascii="Times New Roman" w:hAnsi="Times New Roman" w:cs="Times New Roman"/>
        </w:rPr>
        <w:t xml:space="preserve">, Martino </w:t>
      </w:r>
      <w:proofErr w:type="spellStart"/>
      <w:r w:rsidR="00797D28" w:rsidRPr="00A05B8C">
        <w:rPr>
          <w:rFonts w:ascii="Times New Roman" w:hAnsi="Times New Roman" w:cs="Times New Roman"/>
        </w:rPr>
        <w:t>Malerba</w:t>
      </w:r>
      <w:proofErr w:type="spellEnd"/>
      <w:r w:rsidR="00797D28" w:rsidRPr="00A05B8C">
        <w:rPr>
          <w:rFonts w:ascii="Times New Roman" w:hAnsi="Times New Roman" w:cs="Times New Roman"/>
        </w:rPr>
        <w:t xml:space="preserve"> for </w:t>
      </w:r>
      <w:r w:rsidR="00E05F8C" w:rsidRPr="00A05B8C">
        <w:rPr>
          <w:rFonts w:ascii="Times New Roman" w:hAnsi="Times New Roman" w:cs="Times New Roman"/>
        </w:rPr>
        <w:t>statistical</w:t>
      </w:r>
      <w:r w:rsidR="00797D28" w:rsidRPr="00A05B8C">
        <w:rPr>
          <w:rFonts w:ascii="Times New Roman" w:hAnsi="Times New Roman" w:cs="Times New Roman"/>
        </w:rPr>
        <w:t xml:space="preserve"> </w:t>
      </w:r>
      <w:r w:rsidR="003A0715">
        <w:rPr>
          <w:rFonts w:ascii="Times New Roman" w:hAnsi="Times New Roman" w:cs="Times New Roman"/>
        </w:rPr>
        <w:t>advice</w:t>
      </w:r>
      <w:r w:rsidR="00797D28" w:rsidRPr="00A05B8C">
        <w:rPr>
          <w:rFonts w:ascii="Times New Roman" w:hAnsi="Times New Roman" w:cs="Times New Roman"/>
        </w:rPr>
        <w:t xml:space="preserve">, </w:t>
      </w:r>
      <w:ins w:id="566" w:author="Craig White" w:date="2016-11-23T23:36:00Z">
        <w:r w:rsidR="00C51700">
          <w:rPr>
            <w:rFonts w:ascii="Times New Roman" w:hAnsi="Times New Roman" w:cs="Times New Roman"/>
          </w:rPr>
          <w:t xml:space="preserve">and </w:t>
        </w:r>
      </w:ins>
      <w:proofErr w:type="spellStart"/>
      <w:r w:rsidR="0045395A" w:rsidRPr="00A05B8C">
        <w:rPr>
          <w:rFonts w:ascii="Times New Roman" w:hAnsi="Times New Roman" w:cs="Times New Roman"/>
        </w:rPr>
        <w:t>Mattia</w:t>
      </w:r>
      <w:proofErr w:type="spellEnd"/>
      <w:r w:rsidR="0045395A" w:rsidRPr="00A05B8C">
        <w:rPr>
          <w:rFonts w:ascii="Times New Roman" w:hAnsi="Times New Roman" w:cs="Times New Roman"/>
        </w:rPr>
        <w:t xml:space="preserve"> </w:t>
      </w:r>
      <w:proofErr w:type="spellStart"/>
      <w:r w:rsidR="0045395A" w:rsidRPr="00A05B8C">
        <w:rPr>
          <w:rFonts w:ascii="Times New Roman" w:hAnsi="Times New Roman" w:cs="Times New Roman"/>
        </w:rPr>
        <w:t>Pierangelini</w:t>
      </w:r>
      <w:proofErr w:type="spellEnd"/>
      <w:r w:rsidR="0045395A" w:rsidRPr="00A05B8C">
        <w:rPr>
          <w:rFonts w:ascii="Times New Roman" w:hAnsi="Times New Roman" w:cs="Times New Roman"/>
        </w:rPr>
        <w:t xml:space="preserve">, </w:t>
      </w:r>
      <w:proofErr w:type="spellStart"/>
      <w:r w:rsidR="009825AD" w:rsidRPr="00A05B8C">
        <w:rPr>
          <w:rFonts w:ascii="Times New Roman" w:hAnsi="Times New Roman" w:cs="Times New Roman"/>
        </w:rPr>
        <w:t>Camila</w:t>
      </w:r>
      <w:proofErr w:type="spellEnd"/>
      <w:r w:rsidR="009825AD" w:rsidRPr="00A05B8C">
        <w:rPr>
          <w:rFonts w:ascii="Times New Roman" w:hAnsi="Times New Roman" w:cs="Times New Roman"/>
        </w:rPr>
        <w:t xml:space="preserve"> </w:t>
      </w:r>
      <w:proofErr w:type="spellStart"/>
      <w:r w:rsidR="009825AD" w:rsidRPr="00A05B8C">
        <w:rPr>
          <w:rFonts w:ascii="Times New Roman" w:hAnsi="Times New Roman" w:cs="Times New Roman"/>
        </w:rPr>
        <w:t>Arnes</w:t>
      </w:r>
      <w:proofErr w:type="spellEnd"/>
      <w:r w:rsidR="009825AD" w:rsidRPr="00A05B8C">
        <w:rPr>
          <w:rFonts w:ascii="Times New Roman" w:hAnsi="Times New Roman" w:cs="Times New Roman"/>
        </w:rPr>
        <w:t xml:space="preserve"> and </w:t>
      </w:r>
      <w:proofErr w:type="spellStart"/>
      <w:r w:rsidR="0045395A" w:rsidRPr="00A05B8C">
        <w:rPr>
          <w:rFonts w:ascii="Times New Roman" w:hAnsi="Times New Roman" w:cs="Times New Roman"/>
        </w:rPr>
        <w:t>Yussi</w:t>
      </w:r>
      <w:proofErr w:type="spellEnd"/>
      <w:r w:rsidR="0045395A" w:rsidRPr="00A05B8C">
        <w:rPr>
          <w:rFonts w:ascii="Times New Roman" w:hAnsi="Times New Roman" w:cs="Times New Roman"/>
        </w:rPr>
        <w:t xml:space="preserve"> Palacios</w:t>
      </w:r>
      <w:r w:rsidR="009825AD" w:rsidRPr="00A05B8C">
        <w:rPr>
          <w:rFonts w:ascii="Times New Roman" w:hAnsi="Times New Roman" w:cs="Times New Roman"/>
        </w:rPr>
        <w:t xml:space="preserve"> for their help in the field. </w:t>
      </w:r>
      <w:r w:rsidRPr="00A05B8C">
        <w:rPr>
          <w:rFonts w:ascii="Times New Roman" w:hAnsi="Times New Roman" w:cs="Times New Roman"/>
        </w:rPr>
        <w:t xml:space="preserve">C.R.W. and D.J.M. </w:t>
      </w:r>
      <w:r w:rsidR="00E05F8C" w:rsidRPr="00A05B8C">
        <w:rPr>
          <w:rFonts w:ascii="Times New Roman" w:hAnsi="Times New Roman" w:cs="Times New Roman"/>
        </w:rPr>
        <w:t xml:space="preserve">were </w:t>
      </w:r>
      <w:r w:rsidRPr="00A05B8C">
        <w:rPr>
          <w:rFonts w:ascii="Times New Roman" w:hAnsi="Times New Roman" w:cs="Times New Roman"/>
        </w:rPr>
        <w:t>supported by grants from the Australian</w:t>
      </w:r>
      <w:r w:rsidR="0045395A" w:rsidRPr="00A05B8C">
        <w:rPr>
          <w:rFonts w:ascii="Times New Roman" w:hAnsi="Times New Roman" w:cs="Times New Roman"/>
        </w:rPr>
        <w:t xml:space="preserve"> </w:t>
      </w:r>
      <w:r w:rsidRPr="00A05B8C">
        <w:rPr>
          <w:rFonts w:ascii="Times New Roman" w:hAnsi="Times New Roman" w:cs="Times New Roman"/>
        </w:rPr>
        <w:t xml:space="preserve">Research Council. M.E.L. is supported </w:t>
      </w:r>
      <w:r w:rsidR="0030364C" w:rsidRPr="00A05B8C">
        <w:rPr>
          <w:rFonts w:ascii="Times New Roman" w:hAnsi="Times New Roman" w:cs="Times New Roman"/>
        </w:rPr>
        <w:t>by grants fr</w:t>
      </w:r>
      <w:r w:rsidR="00E05F8C" w:rsidRPr="00A05B8C">
        <w:rPr>
          <w:rFonts w:ascii="Times New Roman" w:hAnsi="Times New Roman" w:cs="Times New Roman"/>
        </w:rPr>
        <w:t>o</w:t>
      </w:r>
      <w:r w:rsidR="0030364C" w:rsidRPr="00A05B8C">
        <w:rPr>
          <w:rFonts w:ascii="Times New Roman" w:hAnsi="Times New Roman" w:cs="Times New Roman"/>
        </w:rPr>
        <w:t xml:space="preserve">m </w:t>
      </w:r>
      <w:proofErr w:type="spellStart"/>
      <w:r w:rsidR="0030364C" w:rsidRPr="00A05B8C">
        <w:rPr>
          <w:rFonts w:ascii="Times New Roman" w:hAnsi="Times New Roman" w:cs="Times New Roman"/>
        </w:rPr>
        <w:t>Conicyt</w:t>
      </w:r>
      <w:proofErr w:type="spellEnd"/>
      <w:r w:rsidR="0030364C" w:rsidRPr="00A05B8C">
        <w:rPr>
          <w:rFonts w:ascii="Times New Roman" w:hAnsi="Times New Roman" w:cs="Times New Roman"/>
        </w:rPr>
        <w:t xml:space="preserve"> </w:t>
      </w:r>
      <w:proofErr w:type="spellStart"/>
      <w:r w:rsidR="0030364C" w:rsidRPr="00A05B8C">
        <w:rPr>
          <w:rFonts w:ascii="Times New Roman" w:hAnsi="Times New Roman" w:cs="Times New Roman"/>
        </w:rPr>
        <w:t>Becas</w:t>
      </w:r>
      <w:proofErr w:type="spellEnd"/>
      <w:r w:rsidR="0030364C" w:rsidRPr="00A05B8C">
        <w:rPr>
          <w:rFonts w:ascii="Times New Roman" w:hAnsi="Times New Roman" w:cs="Times New Roman"/>
        </w:rPr>
        <w:t>-Chile Scholarship.</w:t>
      </w:r>
      <w:r w:rsidR="00E05F8C" w:rsidRPr="00A05B8C">
        <w:rPr>
          <w:rFonts w:ascii="Times New Roman" w:hAnsi="Times New Roman" w:cs="Times New Roman"/>
        </w:rPr>
        <w:t xml:space="preserve"> </w:t>
      </w:r>
      <w:proofErr w:type="gramStart"/>
      <w:r w:rsidR="00E05F8C" w:rsidRPr="00A05B8C">
        <w:rPr>
          <w:rFonts w:ascii="Times New Roman" w:hAnsi="Times New Roman" w:cs="Times New Roman"/>
        </w:rPr>
        <w:t xml:space="preserve">D.R.B. </w:t>
      </w:r>
      <w:r w:rsidR="00191559" w:rsidRPr="00A05B8C">
        <w:rPr>
          <w:rFonts w:ascii="Times New Roman" w:hAnsi="Times New Roman" w:cs="Times New Roman"/>
        </w:rPr>
        <w:t>is funded by the Monash University Centre</w:t>
      </w:r>
      <w:proofErr w:type="gramEnd"/>
      <w:r w:rsidR="00191559" w:rsidRPr="00A05B8C">
        <w:rPr>
          <w:rFonts w:ascii="Times New Roman" w:hAnsi="Times New Roman" w:cs="Times New Roman"/>
        </w:rPr>
        <w:t xml:space="preserve"> for Geometric Biology.</w:t>
      </w:r>
    </w:p>
    <w:p w14:paraId="669110B6" w14:textId="5D844AC4" w:rsidR="00B36E28" w:rsidRDefault="00B36E28" w:rsidP="00C27738">
      <w:pPr>
        <w:spacing w:line="480" w:lineRule="auto"/>
        <w:rPr>
          <w:rFonts w:ascii="Times New Roman" w:hAnsi="Times New Roman" w:cs="Times New Roman"/>
        </w:rPr>
      </w:pPr>
    </w:p>
    <w:p w14:paraId="50DA0901" w14:textId="77777777" w:rsidR="002B7C76" w:rsidRPr="002B7C76" w:rsidRDefault="002B7C76" w:rsidP="002B7C76">
      <w:pPr>
        <w:spacing w:line="480" w:lineRule="auto"/>
        <w:rPr>
          <w:rFonts w:ascii="Times New Roman" w:hAnsi="Times New Roman" w:cs="Times New Roman"/>
          <w:b/>
        </w:rPr>
      </w:pPr>
      <w:r w:rsidRPr="002B7C76">
        <w:rPr>
          <w:rFonts w:ascii="Times New Roman" w:hAnsi="Times New Roman" w:cs="Times New Roman"/>
          <w:b/>
        </w:rPr>
        <w:t xml:space="preserve">Data accessibility </w:t>
      </w:r>
    </w:p>
    <w:p w14:paraId="5798565C" w14:textId="77777777" w:rsidR="002B7C76" w:rsidRPr="002B7C76" w:rsidRDefault="002B7C76" w:rsidP="002B7C76">
      <w:pPr>
        <w:spacing w:line="480" w:lineRule="auto"/>
        <w:rPr>
          <w:rFonts w:ascii="Times New Roman" w:hAnsi="Times New Roman" w:cs="Times New Roman"/>
        </w:rPr>
      </w:pPr>
      <w:r w:rsidRPr="002B7C76">
        <w:rPr>
          <w:rFonts w:ascii="Times New Roman" w:hAnsi="Times New Roman" w:cs="Times New Roman"/>
        </w:rPr>
        <w:t>All data and R code (analyses, figures and tables) can be downloaded from a </w:t>
      </w:r>
      <w:proofErr w:type="spellStart"/>
      <w:r w:rsidRPr="002B7C76">
        <w:rPr>
          <w:rFonts w:ascii="Times New Roman" w:hAnsi="Times New Roman" w:cs="Times New Roman"/>
        </w:rPr>
        <w:t>GitHub</w:t>
      </w:r>
      <w:proofErr w:type="spellEnd"/>
      <w:r w:rsidRPr="002B7C76">
        <w:rPr>
          <w:rFonts w:ascii="Times New Roman" w:hAnsi="Times New Roman" w:cs="Times New Roman"/>
        </w:rPr>
        <w:t> repository (</w:t>
      </w:r>
      <w:r w:rsidR="008B6E7A">
        <w:fldChar w:fldCharType="begin"/>
      </w:r>
      <w:r w:rsidR="008B6E7A">
        <w:instrText xml:space="preserve"> HYPERLINK "https://github.com/dbarneche/vo2Inverts" \t "_blank" </w:instrText>
      </w:r>
      <w:r w:rsidR="008B6E7A">
        <w:fldChar w:fldCharType="separate"/>
      </w:r>
      <w:r w:rsidRPr="002B7C76">
        <w:rPr>
          <w:rFonts w:ascii="Times New Roman" w:hAnsi="Times New Roman"/>
        </w:rPr>
        <w:t>https://github.com/dbarneche/vo2Inverts</w:t>
      </w:r>
      <w:r w:rsidR="008B6E7A">
        <w:rPr>
          <w:rFonts w:ascii="Times New Roman" w:hAnsi="Times New Roman"/>
        </w:rPr>
        <w:fldChar w:fldCharType="end"/>
      </w:r>
      <w:r w:rsidRPr="002B7C76">
        <w:rPr>
          <w:rFonts w:ascii="Times New Roman" w:hAnsi="Times New Roman" w:cs="Times New Roman"/>
        </w:rPr>
        <w:t>), which will be made publicly available upon publication.</w:t>
      </w:r>
    </w:p>
    <w:p w14:paraId="4C98B530" w14:textId="77777777" w:rsidR="002B7C76" w:rsidRPr="00A05B8C" w:rsidRDefault="002B7C76" w:rsidP="00C27738">
      <w:pPr>
        <w:spacing w:line="480" w:lineRule="auto"/>
        <w:rPr>
          <w:rFonts w:ascii="Times New Roman" w:hAnsi="Times New Roman" w:cs="Times New Roman"/>
        </w:rPr>
      </w:pPr>
    </w:p>
    <w:p w14:paraId="4C09FA60" w14:textId="5DC9A38B" w:rsidR="00BC3160" w:rsidRPr="00A05B8C" w:rsidRDefault="00CF422C" w:rsidP="00C27738">
      <w:pPr>
        <w:spacing w:line="480" w:lineRule="auto"/>
        <w:rPr>
          <w:rFonts w:ascii="Times New Roman" w:hAnsi="Times New Roman" w:cs="Times New Roman"/>
          <w:b/>
        </w:rPr>
      </w:pPr>
      <w:r w:rsidRPr="00A05B8C">
        <w:rPr>
          <w:rFonts w:ascii="Times New Roman" w:hAnsi="Times New Roman" w:cs="Times New Roman"/>
          <w:b/>
        </w:rPr>
        <w:t>References</w:t>
      </w:r>
      <w:r w:rsidR="006F1C06" w:rsidRPr="00A05B8C">
        <w:rPr>
          <w:rFonts w:ascii="Times New Roman" w:hAnsi="Times New Roman" w:cs="Times New Roman"/>
          <w:b/>
        </w:rPr>
        <w:t xml:space="preserve"> </w:t>
      </w:r>
    </w:p>
    <w:p w14:paraId="58F32D58" w14:textId="77777777" w:rsidR="00E36EE8" w:rsidRPr="00E36EE8" w:rsidRDefault="00BC3160" w:rsidP="00E36EE8">
      <w:pPr>
        <w:pStyle w:val="EndNoteBibliography"/>
        <w:ind w:left="720" w:hanging="720"/>
        <w:rPr>
          <w:noProof/>
        </w:rPr>
      </w:pPr>
      <w:r w:rsidRPr="00A05B8C">
        <w:fldChar w:fldCharType="begin"/>
      </w:r>
      <w:r w:rsidRPr="00A05B8C">
        <w:instrText xml:space="preserve"> ADDIN EN.REFLIST </w:instrText>
      </w:r>
      <w:r w:rsidRPr="00A05B8C">
        <w:fldChar w:fldCharType="separate"/>
      </w:r>
      <w:bookmarkStart w:id="567" w:name="_ENREF_1"/>
      <w:r w:rsidR="00E36EE8" w:rsidRPr="00E36EE8">
        <w:rPr>
          <w:noProof/>
        </w:rPr>
        <w:t>Airoldi L, Turon X, Perkol-Finkel S, Rius M (2015) Corridors for aliens but not for natives: effects of marine urban sprawl at a regional scale. Diversity and Distributions</w:t>
      </w:r>
      <w:r w:rsidR="00E36EE8" w:rsidRPr="00E36EE8">
        <w:rPr>
          <w:i/>
          <w:noProof/>
        </w:rPr>
        <w:t>,</w:t>
      </w:r>
      <w:r w:rsidR="00E36EE8" w:rsidRPr="00E36EE8">
        <w:rPr>
          <w:noProof/>
        </w:rPr>
        <w:t xml:space="preserve"> </w:t>
      </w:r>
      <w:r w:rsidR="00E36EE8" w:rsidRPr="00E36EE8">
        <w:rPr>
          <w:b/>
          <w:noProof/>
        </w:rPr>
        <w:t>21</w:t>
      </w:r>
      <w:r w:rsidR="00E36EE8" w:rsidRPr="00E36EE8">
        <w:rPr>
          <w:noProof/>
        </w:rPr>
        <w:t>, 755-768.</w:t>
      </w:r>
      <w:bookmarkEnd w:id="567"/>
    </w:p>
    <w:p w14:paraId="75925709" w14:textId="77777777" w:rsidR="00D04C37" w:rsidRDefault="00D04C37" w:rsidP="00E36EE8">
      <w:pPr>
        <w:pStyle w:val="EndNoteBibliography"/>
        <w:ind w:left="720" w:hanging="720"/>
        <w:rPr>
          <w:ins w:id="568" w:author="Microsoft Office User" w:date="2016-11-07T16:44:00Z"/>
          <w:noProof/>
        </w:rPr>
      </w:pPr>
      <w:bookmarkStart w:id="569" w:name="_ENREF_2"/>
    </w:p>
    <w:p w14:paraId="2AC89A17" w14:textId="37381C43" w:rsidR="00E36EE8" w:rsidRPr="00E36EE8" w:rsidRDefault="00E36EE8" w:rsidP="00E36EE8">
      <w:pPr>
        <w:pStyle w:val="EndNoteBibliography"/>
        <w:ind w:left="720" w:hanging="720"/>
        <w:rPr>
          <w:noProof/>
        </w:rPr>
      </w:pPr>
      <w:r w:rsidRPr="00E36EE8">
        <w:rPr>
          <w:noProof/>
        </w:rPr>
        <w:t>Andow DA, Kareiva PM, Levin SA, Okubo A (1990) S</w:t>
      </w:r>
      <w:r w:rsidR="00612233" w:rsidRPr="00E36EE8">
        <w:rPr>
          <w:noProof/>
        </w:rPr>
        <w:t>pread of invading organisms</w:t>
      </w:r>
      <w:r w:rsidRPr="00E36EE8">
        <w:rPr>
          <w:noProof/>
        </w:rPr>
        <w:t>. Landscape Ecology</w:t>
      </w:r>
      <w:r w:rsidRPr="00E36EE8">
        <w:rPr>
          <w:i/>
          <w:noProof/>
        </w:rPr>
        <w:t>,</w:t>
      </w:r>
      <w:r w:rsidRPr="00E36EE8">
        <w:rPr>
          <w:noProof/>
        </w:rPr>
        <w:t xml:space="preserve"> </w:t>
      </w:r>
      <w:r w:rsidRPr="00E36EE8">
        <w:rPr>
          <w:b/>
          <w:noProof/>
        </w:rPr>
        <w:t>4</w:t>
      </w:r>
      <w:r w:rsidRPr="00E36EE8">
        <w:rPr>
          <w:noProof/>
        </w:rPr>
        <w:t>, 177-188.</w:t>
      </w:r>
      <w:bookmarkEnd w:id="569"/>
    </w:p>
    <w:p w14:paraId="5C40708D" w14:textId="77777777" w:rsidR="00D04C37" w:rsidRDefault="00D04C37" w:rsidP="00E36EE8">
      <w:pPr>
        <w:pStyle w:val="EndNoteBibliography"/>
        <w:ind w:left="720" w:hanging="720"/>
        <w:rPr>
          <w:ins w:id="570" w:author="Microsoft Office User" w:date="2016-11-07T16:44:00Z"/>
          <w:noProof/>
        </w:rPr>
      </w:pPr>
      <w:bookmarkStart w:id="571" w:name="_ENREF_3"/>
    </w:p>
    <w:p w14:paraId="6F1F5C80" w14:textId="77777777" w:rsidR="00E36EE8" w:rsidRPr="00E36EE8" w:rsidRDefault="00E36EE8" w:rsidP="00E36EE8">
      <w:pPr>
        <w:pStyle w:val="EndNoteBibliography"/>
        <w:ind w:left="720" w:hanging="720"/>
        <w:rPr>
          <w:noProof/>
        </w:rPr>
      </w:pPr>
      <w:r w:rsidRPr="00E36EE8">
        <w:rPr>
          <w:noProof/>
        </w:rPr>
        <w:t>Arim M, Abades SR, Neill PE, Lima M, Marquet PA (2006) Spread dynamics of invasive species. Proceedings of the National Academy of Sciences of the United States of America</w:t>
      </w:r>
      <w:r w:rsidRPr="00E36EE8">
        <w:rPr>
          <w:i/>
          <w:noProof/>
        </w:rPr>
        <w:t>,</w:t>
      </w:r>
      <w:r w:rsidRPr="00E36EE8">
        <w:rPr>
          <w:noProof/>
        </w:rPr>
        <w:t xml:space="preserve"> </w:t>
      </w:r>
      <w:r w:rsidRPr="00E36EE8">
        <w:rPr>
          <w:b/>
          <w:noProof/>
        </w:rPr>
        <w:t>103</w:t>
      </w:r>
      <w:r w:rsidRPr="00E36EE8">
        <w:rPr>
          <w:noProof/>
        </w:rPr>
        <w:t>, 374-378.</w:t>
      </w:r>
      <w:bookmarkEnd w:id="571"/>
    </w:p>
    <w:p w14:paraId="5DA0236A" w14:textId="77777777" w:rsidR="00D04C37" w:rsidRDefault="00D04C37" w:rsidP="00E36EE8">
      <w:pPr>
        <w:pStyle w:val="EndNoteBibliography"/>
        <w:ind w:left="720" w:hanging="720"/>
        <w:rPr>
          <w:ins w:id="572" w:author="Microsoft Office User" w:date="2016-11-07T16:44:00Z"/>
          <w:noProof/>
        </w:rPr>
      </w:pPr>
      <w:bookmarkStart w:id="573" w:name="_ENREF_4"/>
    </w:p>
    <w:p w14:paraId="5FC6F1F3" w14:textId="77777777" w:rsidR="00E36EE8" w:rsidRPr="00E36EE8" w:rsidRDefault="00E36EE8" w:rsidP="00E36EE8">
      <w:pPr>
        <w:pStyle w:val="EndNoteBibliography"/>
        <w:ind w:left="720" w:hanging="720"/>
        <w:rPr>
          <w:noProof/>
        </w:rPr>
      </w:pPr>
      <w:r w:rsidRPr="00E36EE8">
        <w:rPr>
          <w:noProof/>
        </w:rPr>
        <w:t>Armstrong W, Webb T, Darwent M, Beckett PM (2009) Measuring and interpreting respiratory critical oxygen pressures in roots. Annals of Botany</w:t>
      </w:r>
      <w:r w:rsidRPr="00E36EE8">
        <w:rPr>
          <w:i/>
          <w:noProof/>
        </w:rPr>
        <w:t>,</w:t>
      </w:r>
      <w:r w:rsidRPr="00E36EE8">
        <w:rPr>
          <w:noProof/>
        </w:rPr>
        <w:t xml:space="preserve"> </w:t>
      </w:r>
      <w:r w:rsidRPr="00E36EE8">
        <w:rPr>
          <w:b/>
          <w:noProof/>
        </w:rPr>
        <w:t>103</w:t>
      </w:r>
      <w:r w:rsidRPr="00E36EE8">
        <w:rPr>
          <w:noProof/>
        </w:rPr>
        <w:t>, 281-293.</w:t>
      </w:r>
      <w:bookmarkEnd w:id="573"/>
    </w:p>
    <w:p w14:paraId="3063D3AD" w14:textId="77777777" w:rsidR="00D04C37" w:rsidRDefault="00D04C37" w:rsidP="00E36EE8">
      <w:pPr>
        <w:pStyle w:val="EndNoteBibliography"/>
        <w:ind w:left="720" w:hanging="720"/>
        <w:rPr>
          <w:ins w:id="574" w:author="Microsoft Office User" w:date="2016-11-07T16:44:00Z"/>
          <w:noProof/>
        </w:rPr>
      </w:pPr>
      <w:bookmarkStart w:id="575" w:name="_ENREF_5"/>
    </w:p>
    <w:p w14:paraId="0C9AD7C7" w14:textId="77777777" w:rsidR="00E36EE8" w:rsidRPr="00E36EE8" w:rsidRDefault="00E36EE8" w:rsidP="00E36EE8">
      <w:pPr>
        <w:pStyle w:val="EndNoteBibliography"/>
        <w:ind w:left="720" w:hanging="720"/>
        <w:rPr>
          <w:noProof/>
        </w:rPr>
      </w:pPr>
      <w:r w:rsidRPr="00E36EE8">
        <w:rPr>
          <w:noProof/>
        </w:rPr>
        <w:t xml:space="preserve">Bulleri F, Airoldi L (2005) Artificial marine structures facilitate the spread of a non-indigenous green alga, </w:t>
      </w:r>
      <w:r w:rsidRPr="00612233">
        <w:rPr>
          <w:i/>
          <w:noProof/>
          <w:rPrChange w:id="576" w:author="Microsoft Office User" w:date="2016-11-07T16:52:00Z">
            <w:rPr>
              <w:noProof/>
            </w:rPr>
          </w:rPrChange>
        </w:rPr>
        <w:t>Codium fragile</w:t>
      </w:r>
      <w:r w:rsidRPr="00E36EE8">
        <w:rPr>
          <w:noProof/>
        </w:rPr>
        <w:t xml:space="preserve"> ssp. tomentosoides, in the north Adriatic Sea. Journal of Applied Ecology</w:t>
      </w:r>
      <w:r w:rsidRPr="00E36EE8">
        <w:rPr>
          <w:i/>
          <w:noProof/>
        </w:rPr>
        <w:t>,</w:t>
      </w:r>
      <w:r w:rsidRPr="00E36EE8">
        <w:rPr>
          <w:noProof/>
        </w:rPr>
        <w:t xml:space="preserve"> </w:t>
      </w:r>
      <w:r w:rsidRPr="00E36EE8">
        <w:rPr>
          <w:b/>
          <w:noProof/>
        </w:rPr>
        <w:t>42</w:t>
      </w:r>
      <w:r w:rsidRPr="00E36EE8">
        <w:rPr>
          <w:noProof/>
        </w:rPr>
        <w:t>, 1063-1072.</w:t>
      </w:r>
      <w:bookmarkEnd w:id="575"/>
    </w:p>
    <w:p w14:paraId="195F1E3C" w14:textId="77777777" w:rsidR="00D04C37" w:rsidRDefault="00D04C37" w:rsidP="00E36EE8">
      <w:pPr>
        <w:pStyle w:val="EndNoteBibliography"/>
        <w:ind w:left="720" w:hanging="720"/>
        <w:rPr>
          <w:ins w:id="577" w:author="Microsoft Office User" w:date="2016-11-07T16:44:00Z"/>
          <w:noProof/>
        </w:rPr>
      </w:pPr>
      <w:bookmarkStart w:id="578" w:name="_ENREF_6"/>
    </w:p>
    <w:p w14:paraId="6AD8FE04" w14:textId="77777777" w:rsidR="00E36EE8" w:rsidRPr="00E36EE8" w:rsidRDefault="00E36EE8" w:rsidP="00E36EE8">
      <w:pPr>
        <w:pStyle w:val="EndNoteBibliography"/>
        <w:ind w:left="720" w:hanging="720"/>
        <w:rPr>
          <w:noProof/>
        </w:rPr>
      </w:pPr>
      <w:r w:rsidRPr="00E36EE8">
        <w:rPr>
          <w:noProof/>
        </w:rPr>
        <w:t>Chesson P (2000) General theory of competitive coexistence in spatially-varying environments. Theoretical Population Biology</w:t>
      </w:r>
      <w:r w:rsidRPr="00E36EE8">
        <w:rPr>
          <w:i/>
          <w:noProof/>
        </w:rPr>
        <w:t>,</w:t>
      </w:r>
      <w:r w:rsidRPr="00E36EE8">
        <w:rPr>
          <w:noProof/>
        </w:rPr>
        <w:t xml:space="preserve"> </w:t>
      </w:r>
      <w:r w:rsidRPr="00E36EE8">
        <w:rPr>
          <w:b/>
          <w:noProof/>
        </w:rPr>
        <w:t>58</w:t>
      </w:r>
      <w:r w:rsidRPr="00E36EE8">
        <w:rPr>
          <w:noProof/>
        </w:rPr>
        <w:t>, 211-237.</w:t>
      </w:r>
      <w:bookmarkEnd w:id="578"/>
    </w:p>
    <w:p w14:paraId="068E0DF3" w14:textId="77777777" w:rsidR="00D04C37" w:rsidRDefault="00D04C37" w:rsidP="00E36EE8">
      <w:pPr>
        <w:pStyle w:val="EndNoteBibliography"/>
        <w:ind w:left="720" w:hanging="720"/>
        <w:rPr>
          <w:ins w:id="579" w:author="Microsoft Office User" w:date="2016-11-07T16:45:00Z"/>
          <w:noProof/>
        </w:rPr>
      </w:pPr>
      <w:bookmarkStart w:id="580" w:name="_ENREF_7"/>
    </w:p>
    <w:p w14:paraId="0CBEDF7D" w14:textId="77777777" w:rsidR="00E36EE8" w:rsidRPr="00E36EE8" w:rsidRDefault="00E36EE8" w:rsidP="00E36EE8">
      <w:pPr>
        <w:pStyle w:val="EndNoteBibliography"/>
        <w:ind w:left="720" w:hanging="720"/>
        <w:rPr>
          <w:noProof/>
        </w:rPr>
      </w:pPr>
      <w:r w:rsidRPr="00E36EE8">
        <w:rPr>
          <w:noProof/>
        </w:rPr>
        <w:lastRenderedPageBreak/>
        <w:t>Clark GF, Johnston EL (2005) Manipulating larval supply in the field: a controlled study of marine invasibility. Marine Ecology-Progress Series</w:t>
      </w:r>
      <w:r w:rsidRPr="00E36EE8">
        <w:rPr>
          <w:i/>
          <w:noProof/>
        </w:rPr>
        <w:t>,</w:t>
      </w:r>
      <w:r w:rsidRPr="00E36EE8">
        <w:rPr>
          <w:noProof/>
        </w:rPr>
        <w:t xml:space="preserve"> </w:t>
      </w:r>
      <w:r w:rsidRPr="00E36EE8">
        <w:rPr>
          <w:b/>
          <w:noProof/>
        </w:rPr>
        <w:t>298</w:t>
      </w:r>
      <w:r w:rsidRPr="00E36EE8">
        <w:rPr>
          <w:noProof/>
        </w:rPr>
        <w:t>, 9-19.</w:t>
      </w:r>
      <w:bookmarkEnd w:id="580"/>
    </w:p>
    <w:p w14:paraId="00179875" w14:textId="77777777" w:rsidR="00D04C37" w:rsidRDefault="00D04C37" w:rsidP="00E36EE8">
      <w:pPr>
        <w:pStyle w:val="EndNoteBibliography"/>
        <w:ind w:left="720" w:hanging="720"/>
        <w:rPr>
          <w:ins w:id="581" w:author="Microsoft Office User" w:date="2016-11-07T16:45:00Z"/>
          <w:noProof/>
        </w:rPr>
      </w:pPr>
      <w:bookmarkStart w:id="582" w:name="_ENREF_8"/>
    </w:p>
    <w:p w14:paraId="21EEE093" w14:textId="77777777" w:rsidR="00E36EE8" w:rsidRPr="00E36EE8" w:rsidRDefault="00E36EE8" w:rsidP="00E36EE8">
      <w:pPr>
        <w:pStyle w:val="EndNoteBibliography"/>
        <w:ind w:left="720" w:hanging="720"/>
        <w:rPr>
          <w:noProof/>
        </w:rPr>
      </w:pPr>
      <w:r w:rsidRPr="00E36EE8">
        <w:rPr>
          <w:noProof/>
        </w:rPr>
        <w:t>Colautti RI, Macisaac HJ (2004) A neutral terminology to define 'invasive' species. Diversity and Distributions</w:t>
      </w:r>
      <w:r w:rsidRPr="00E36EE8">
        <w:rPr>
          <w:i/>
          <w:noProof/>
        </w:rPr>
        <w:t>,</w:t>
      </w:r>
      <w:r w:rsidRPr="00E36EE8">
        <w:rPr>
          <w:noProof/>
        </w:rPr>
        <w:t xml:space="preserve"> </w:t>
      </w:r>
      <w:r w:rsidRPr="00E36EE8">
        <w:rPr>
          <w:b/>
          <w:noProof/>
        </w:rPr>
        <w:t>10</w:t>
      </w:r>
      <w:r w:rsidRPr="00E36EE8">
        <w:rPr>
          <w:noProof/>
        </w:rPr>
        <w:t>, 135-141.</w:t>
      </w:r>
      <w:bookmarkEnd w:id="582"/>
    </w:p>
    <w:p w14:paraId="75AAD782" w14:textId="77777777" w:rsidR="00D04C37" w:rsidRDefault="00D04C37" w:rsidP="00E36EE8">
      <w:pPr>
        <w:pStyle w:val="EndNoteBibliography"/>
        <w:ind w:left="720" w:hanging="720"/>
        <w:rPr>
          <w:ins w:id="583" w:author="Microsoft Office User" w:date="2016-11-07T16:45:00Z"/>
          <w:noProof/>
        </w:rPr>
      </w:pPr>
      <w:bookmarkStart w:id="584" w:name="_ENREF_9"/>
    </w:p>
    <w:p w14:paraId="3F8C6D71" w14:textId="77777777" w:rsidR="00E36EE8" w:rsidRPr="00E36EE8" w:rsidRDefault="00E36EE8" w:rsidP="00E36EE8">
      <w:pPr>
        <w:pStyle w:val="EndNoteBibliography"/>
        <w:ind w:left="720" w:hanging="720"/>
        <w:rPr>
          <w:noProof/>
        </w:rPr>
      </w:pPr>
      <w:r w:rsidRPr="00E36EE8">
        <w:rPr>
          <w:noProof/>
        </w:rPr>
        <w:t>Crawley MJ, Kornberg H, Lawton JH, Usher MB, Southwood R, O'connor RJ, Gibbs A (1986) The Population Biology of Invaders [and Discussion]. Philosophical Transactions of the Royal Society of London. B, Biological Sciences</w:t>
      </w:r>
      <w:r w:rsidRPr="00E36EE8">
        <w:rPr>
          <w:i/>
          <w:noProof/>
        </w:rPr>
        <w:t>,</w:t>
      </w:r>
      <w:r w:rsidRPr="00E36EE8">
        <w:rPr>
          <w:noProof/>
        </w:rPr>
        <w:t xml:space="preserve"> </w:t>
      </w:r>
      <w:r w:rsidRPr="00E36EE8">
        <w:rPr>
          <w:b/>
          <w:noProof/>
        </w:rPr>
        <w:t>314</w:t>
      </w:r>
      <w:r w:rsidRPr="00E36EE8">
        <w:rPr>
          <w:noProof/>
        </w:rPr>
        <w:t>, 711-731.</w:t>
      </w:r>
      <w:bookmarkEnd w:id="584"/>
    </w:p>
    <w:p w14:paraId="07FFA33F" w14:textId="77777777" w:rsidR="00E36EE8" w:rsidRPr="00E36EE8" w:rsidRDefault="00E36EE8" w:rsidP="00E36EE8">
      <w:pPr>
        <w:pStyle w:val="EndNoteBibliography"/>
        <w:ind w:left="720" w:hanging="720"/>
        <w:rPr>
          <w:noProof/>
        </w:rPr>
      </w:pPr>
      <w:bookmarkStart w:id="585" w:name="_ENREF_10"/>
      <w:r w:rsidRPr="00E36EE8">
        <w:rPr>
          <w:noProof/>
        </w:rPr>
        <w:t xml:space="preserve">Cullis JDS, Gillis CA, Bothwell ML, Kilroy C, Packman A, Hassan M (2012) A conceptual model for the blooming behavior and persistence of the benthic mat-forming diatom </w:t>
      </w:r>
      <w:r w:rsidRPr="00612233">
        <w:rPr>
          <w:i/>
          <w:noProof/>
          <w:rPrChange w:id="586" w:author="Microsoft Office User" w:date="2016-11-07T16:52:00Z">
            <w:rPr>
              <w:noProof/>
            </w:rPr>
          </w:rPrChange>
        </w:rPr>
        <w:t>Didymosphenia geminata</w:t>
      </w:r>
      <w:r w:rsidRPr="00E36EE8">
        <w:rPr>
          <w:noProof/>
        </w:rPr>
        <w:t xml:space="preserve"> in oligotrophic streams. Journal of Geophysical Research-Biogeosciences</w:t>
      </w:r>
      <w:r w:rsidRPr="00E36EE8">
        <w:rPr>
          <w:i/>
          <w:noProof/>
        </w:rPr>
        <w:t>,</w:t>
      </w:r>
      <w:r w:rsidRPr="00E36EE8">
        <w:rPr>
          <w:noProof/>
        </w:rPr>
        <w:t xml:space="preserve"> </w:t>
      </w:r>
      <w:r w:rsidRPr="00E36EE8">
        <w:rPr>
          <w:b/>
          <w:noProof/>
        </w:rPr>
        <w:t>117</w:t>
      </w:r>
      <w:r w:rsidRPr="00E36EE8">
        <w:rPr>
          <w:noProof/>
        </w:rPr>
        <w:t>.</w:t>
      </w:r>
      <w:bookmarkEnd w:id="585"/>
    </w:p>
    <w:p w14:paraId="70F10D2C" w14:textId="77777777" w:rsidR="00D04C37" w:rsidRDefault="00D04C37" w:rsidP="00E36EE8">
      <w:pPr>
        <w:pStyle w:val="EndNoteBibliography"/>
        <w:ind w:left="720" w:hanging="720"/>
        <w:rPr>
          <w:ins w:id="587" w:author="Microsoft Office User" w:date="2016-11-07T16:45:00Z"/>
          <w:noProof/>
        </w:rPr>
      </w:pPr>
      <w:bookmarkStart w:id="588" w:name="_ENREF_11"/>
    </w:p>
    <w:p w14:paraId="33CCC4A2" w14:textId="77777777" w:rsidR="00E36EE8" w:rsidRPr="00E36EE8" w:rsidRDefault="00E36EE8" w:rsidP="00E36EE8">
      <w:pPr>
        <w:pStyle w:val="EndNoteBibliography"/>
        <w:ind w:left="720" w:hanging="720"/>
        <w:rPr>
          <w:noProof/>
        </w:rPr>
      </w:pPr>
      <w:r w:rsidRPr="00E36EE8">
        <w:rPr>
          <w:noProof/>
        </w:rPr>
        <w:t>Dafforn KA, Glasby TM, Johnston EL (2009a) Links between estuarine condition and spatial distributions of marine invaders. Diversity and Distributions</w:t>
      </w:r>
      <w:r w:rsidRPr="00E36EE8">
        <w:rPr>
          <w:i/>
          <w:noProof/>
        </w:rPr>
        <w:t>,</w:t>
      </w:r>
      <w:r w:rsidRPr="00E36EE8">
        <w:rPr>
          <w:noProof/>
        </w:rPr>
        <w:t xml:space="preserve"> </w:t>
      </w:r>
      <w:r w:rsidRPr="00E36EE8">
        <w:rPr>
          <w:b/>
          <w:noProof/>
        </w:rPr>
        <w:t>15</w:t>
      </w:r>
      <w:r w:rsidRPr="00E36EE8">
        <w:rPr>
          <w:noProof/>
        </w:rPr>
        <w:t>, 807-821.</w:t>
      </w:r>
      <w:bookmarkEnd w:id="588"/>
    </w:p>
    <w:p w14:paraId="2314B93C" w14:textId="77777777" w:rsidR="00D04C37" w:rsidRDefault="00D04C37" w:rsidP="00E36EE8">
      <w:pPr>
        <w:pStyle w:val="EndNoteBibliography"/>
        <w:ind w:left="720" w:hanging="720"/>
        <w:rPr>
          <w:ins w:id="589" w:author="Microsoft Office User" w:date="2016-11-07T16:45:00Z"/>
          <w:noProof/>
        </w:rPr>
      </w:pPr>
      <w:bookmarkStart w:id="590" w:name="_ENREF_12"/>
    </w:p>
    <w:p w14:paraId="42F9C0FD" w14:textId="77777777" w:rsidR="00E36EE8" w:rsidRPr="00E36EE8" w:rsidRDefault="00E36EE8" w:rsidP="00E36EE8">
      <w:pPr>
        <w:pStyle w:val="EndNoteBibliography"/>
        <w:ind w:left="720" w:hanging="720"/>
        <w:rPr>
          <w:noProof/>
        </w:rPr>
      </w:pPr>
      <w:r w:rsidRPr="00E36EE8">
        <w:rPr>
          <w:noProof/>
        </w:rPr>
        <w:t>Dafforn KA, Johnston EL, Glasby TM (2009b) Shallow moving structures promote marine invader dominance. Biofouling</w:t>
      </w:r>
      <w:r w:rsidRPr="00E36EE8">
        <w:rPr>
          <w:i/>
          <w:noProof/>
        </w:rPr>
        <w:t>,</w:t>
      </w:r>
      <w:r w:rsidRPr="00E36EE8">
        <w:rPr>
          <w:noProof/>
        </w:rPr>
        <w:t xml:space="preserve"> </w:t>
      </w:r>
      <w:r w:rsidRPr="00E36EE8">
        <w:rPr>
          <w:b/>
          <w:noProof/>
        </w:rPr>
        <w:t>25</w:t>
      </w:r>
      <w:r w:rsidRPr="00E36EE8">
        <w:rPr>
          <w:noProof/>
        </w:rPr>
        <w:t>, 277-287.</w:t>
      </w:r>
      <w:bookmarkEnd w:id="590"/>
    </w:p>
    <w:p w14:paraId="72CDDB4A" w14:textId="77777777" w:rsidR="00D04C37" w:rsidRDefault="00D04C37" w:rsidP="00E36EE8">
      <w:pPr>
        <w:pStyle w:val="EndNoteBibliography"/>
        <w:ind w:left="720" w:hanging="720"/>
        <w:rPr>
          <w:ins w:id="591" w:author="Microsoft Office User" w:date="2016-11-07T16:45:00Z"/>
          <w:noProof/>
        </w:rPr>
      </w:pPr>
      <w:bookmarkStart w:id="592" w:name="_ENREF_13"/>
    </w:p>
    <w:p w14:paraId="3D9AF77A" w14:textId="77777777" w:rsidR="00E36EE8" w:rsidRPr="00E36EE8" w:rsidRDefault="00E36EE8" w:rsidP="00E36EE8">
      <w:pPr>
        <w:pStyle w:val="EndNoteBibliography"/>
        <w:ind w:left="720" w:hanging="720"/>
        <w:rPr>
          <w:noProof/>
        </w:rPr>
      </w:pPr>
      <w:r w:rsidRPr="00E36EE8">
        <w:rPr>
          <w:noProof/>
        </w:rPr>
        <w:t>Davies KF, Chesson P, Harrison S, Inouye BD, Melbourne BA, Rice KJ (2005) Spatial heterogeneity explains the scale dependence of the native-exotic diversity relationship. Ecology</w:t>
      </w:r>
      <w:r w:rsidRPr="00E36EE8">
        <w:rPr>
          <w:i/>
          <w:noProof/>
        </w:rPr>
        <w:t>,</w:t>
      </w:r>
      <w:r w:rsidRPr="00E36EE8">
        <w:rPr>
          <w:noProof/>
        </w:rPr>
        <w:t xml:space="preserve"> </w:t>
      </w:r>
      <w:r w:rsidRPr="00E36EE8">
        <w:rPr>
          <w:b/>
          <w:noProof/>
        </w:rPr>
        <w:t>86</w:t>
      </w:r>
      <w:r w:rsidRPr="00E36EE8">
        <w:rPr>
          <w:noProof/>
        </w:rPr>
        <w:t>, 1602-1610.</w:t>
      </w:r>
      <w:bookmarkEnd w:id="592"/>
    </w:p>
    <w:p w14:paraId="5D221FDC" w14:textId="77777777" w:rsidR="00D04C37" w:rsidRDefault="00D04C37" w:rsidP="00E36EE8">
      <w:pPr>
        <w:pStyle w:val="EndNoteBibliography"/>
        <w:ind w:left="720" w:hanging="720"/>
        <w:rPr>
          <w:ins w:id="593" w:author="Microsoft Office User" w:date="2016-11-07T16:45:00Z"/>
          <w:noProof/>
        </w:rPr>
      </w:pPr>
      <w:bookmarkStart w:id="594" w:name="_ENREF_14"/>
    </w:p>
    <w:p w14:paraId="3736B2FE" w14:textId="77777777" w:rsidR="00E36EE8" w:rsidRPr="00E36EE8" w:rsidRDefault="00E36EE8" w:rsidP="00E36EE8">
      <w:pPr>
        <w:pStyle w:val="EndNoteBibliography"/>
        <w:ind w:left="720" w:hanging="720"/>
        <w:rPr>
          <w:noProof/>
        </w:rPr>
      </w:pPr>
      <w:r w:rsidRPr="00E36EE8">
        <w:rPr>
          <w:noProof/>
        </w:rPr>
        <w:t>Davis MA (2003) Biotic globalization: Does competition from introduced species threaten biodiversity? Bioscience</w:t>
      </w:r>
      <w:r w:rsidRPr="00E36EE8">
        <w:rPr>
          <w:i/>
          <w:noProof/>
        </w:rPr>
        <w:t>,</w:t>
      </w:r>
      <w:r w:rsidRPr="00E36EE8">
        <w:rPr>
          <w:noProof/>
        </w:rPr>
        <w:t xml:space="preserve"> </w:t>
      </w:r>
      <w:r w:rsidRPr="00E36EE8">
        <w:rPr>
          <w:b/>
          <w:noProof/>
        </w:rPr>
        <w:t>53</w:t>
      </w:r>
      <w:r w:rsidRPr="00E36EE8">
        <w:rPr>
          <w:noProof/>
        </w:rPr>
        <w:t>, 481-489.</w:t>
      </w:r>
      <w:bookmarkEnd w:id="594"/>
    </w:p>
    <w:p w14:paraId="1916B2F7" w14:textId="77777777" w:rsidR="00D04C37" w:rsidRDefault="00D04C37" w:rsidP="00E36EE8">
      <w:pPr>
        <w:pStyle w:val="EndNoteBibliography"/>
        <w:ind w:left="720" w:hanging="720"/>
        <w:rPr>
          <w:ins w:id="595" w:author="Microsoft Office User" w:date="2016-11-07T16:45:00Z"/>
          <w:noProof/>
        </w:rPr>
      </w:pPr>
      <w:bookmarkStart w:id="596" w:name="_ENREF_15"/>
    </w:p>
    <w:p w14:paraId="68798A05" w14:textId="77777777" w:rsidR="00E36EE8" w:rsidRPr="00E36EE8" w:rsidRDefault="00E36EE8" w:rsidP="00E36EE8">
      <w:pPr>
        <w:pStyle w:val="EndNoteBibliography"/>
        <w:ind w:left="720" w:hanging="720"/>
        <w:rPr>
          <w:noProof/>
        </w:rPr>
      </w:pPr>
      <w:r w:rsidRPr="00E36EE8">
        <w:rPr>
          <w:noProof/>
        </w:rPr>
        <w:t xml:space="preserve">Dodds LA, Roberts JM, Taylor AC, Marubini F (2007) Metabolic tolerance of the cold-water coral </w:t>
      </w:r>
      <w:r w:rsidRPr="00612233">
        <w:rPr>
          <w:i/>
          <w:noProof/>
          <w:rPrChange w:id="597" w:author="Microsoft Office User" w:date="2016-11-07T16:54:00Z">
            <w:rPr>
              <w:noProof/>
            </w:rPr>
          </w:rPrChange>
        </w:rPr>
        <w:t>Lophelia pertusa</w:t>
      </w:r>
      <w:r w:rsidRPr="00E36EE8">
        <w:rPr>
          <w:noProof/>
        </w:rPr>
        <w:t xml:space="preserve"> (Scleractinia) to temperature and dissolved oxygen change. Journal of Experimental Marine Biology and Ecology</w:t>
      </w:r>
      <w:r w:rsidRPr="00E36EE8">
        <w:rPr>
          <w:i/>
          <w:noProof/>
        </w:rPr>
        <w:t>,</w:t>
      </w:r>
      <w:r w:rsidRPr="00E36EE8">
        <w:rPr>
          <w:noProof/>
        </w:rPr>
        <w:t xml:space="preserve"> </w:t>
      </w:r>
      <w:r w:rsidRPr="00E36EE8">
        <w:rPr>
          <w:b/>
          <w:noProof/>
        </w:rPr>
        <w:t>349</w:t>
      </w:r>
      <w:r w:rsidRPr="00E36EE8">
        <w:rPr>
          <w:noProof/>
        </w:rPr>
        <w:t>, 205-214.</w:t>
      </w:r>
      <w:bookmarkEnd w:id="596"/>
    </w:p>
    <w:p w14:paraId="4D3FC2D6" w14:textId="77777777" w:rsidR="00D04C37" w:rsidRDefault="00D04C37" w:rsidP="00E36EE8">
      <w:pPr>
        <w:pStyle w:val="EndNoteBibliography"/>
        <w:ind w:left="720" w:hanging="720"/>
        <w:rPr>
          <w:ins w:id="598" w:author="Microsoft Office User" w:date="2016-11-07T16:45:00Z"/>
          <w:noProof/>
        </w:rPr>
      </w:pPr>
      <w:bookmarkStart w:id="599" w:name="_ENREF_16"/>
    </w:p>
    <w:p w14:paraId="31407279" w14:textId="77777777" w:rsidR="00E36EE8" w:rsidRPr="00E36EE8" w:rsidRDefault="00E36EE8" w:rsidP="00E36EE8">
      <w:pPr>
        <w:pStyle w:val="EndNoteBibliography"/>
        <w:ind w:left="720" w:hanging="720"/>
        <w:rPr>
          <w:noProof/>
        </w:rPr>
      </w:pPr>
      <w:r w:rsidRPr="00E36EE8">
        <w:rPr>
          <w:noProof/>
        </w:rPr>
        <w:t>Erfmeier A, Hantsch L, Bruelheide H (2013) The Role of Propagule Pressure, Genetic Diversity and Microsite Availability for Senecio vernalis Invasion. Plos One</w:t>
      </w:r>
      <w:r w:rsidRPr="00E36EE8">
        <w:rPr>
          <w:i/>
          <w:noProof/>
        </w:rPr>
        <w:t>,</w:t>
      </w:r>
      <w:r w:rsidRPr="00E36EE8">
        <w:rPr>
          <w:noProof/>
        </w:rPr>
        <w:t xml:space="preserve"> </w:t>
      </w:r>
      <w:r w:rsidRPr="00E36EE8">
        <w:rPr>
          <w:b/>
          <w:noProof/>
        </w:rPr>
        <w:t>8</w:t>
      </w:r>
      <w:r w:rsidRPr="00E36EE8">
        <w:rPr>
          <w:noProof/>
        </w:rPr>
        <w:t>.</w:t>
      </w:r>
      <w:bookmarkEnd w:id="599"/>
    </w:p>
    <w:p w14:paraId="55F2B30C" w14:textId="77777777" w:rsidR="00D04C37" w:rsidRDefault="00D04C37" w:rsidP="00E36EE8">
      <w:pPr>
        <w:pStyle w:val="EndNoteBibliography"/>
        <w:ind w:left="720" w:hanging="720"/>
        <w:rPr>
          <w:ins w:id="600" w:author="Microsoft Office User" w:date="2016-11-07T16:45:00Z"/>
          <w:noProof/>
        </w:rPr>
      </w:pPr>
      <w:bookmarkStart w:id="601" w:name="_ENREF_17"/>
    </w:p>
    <w:p w14:paraId="19DF69DB" w14:textId="77777777" w:rsidR="00E36EE8" w:rsidRPr="00E36EE8" w:rsidRDefault="00E36EE8" w:rsidP="00E36EE8">
      <w:pPr>
        <w:pStyle w:val="EndNoteBibliography"/>
        <w:ind w:left="720" w:hanging="720"/>
        <w:rPr>
          <w:noProof/>
        </w:rPr>
      </w:pPr>
      <w:r w:rsidRPr="00E36EE8">
        <w:rPr>
          <w:noProof/>
        </w:rPr>
        <w:t>Ferguson N, White CR, Marshall DJ (2013) Competition in benthic marine invertebrates: the unrecognized role of exploitative competition for oxygen. Ecology</w:t>
      </w:r>
      <w:r w:rsidRPr="00E36EE8">
        <w:rPr>
          <w:i/>
          <w:noProof/>
        </w:rPr>
        <w:t>,</w:t>
      </w:r>
      <w:r w:rsidRPr="00E36EE8">
        <w:rPr>
          <w:noProof/>
        </w:rPr>
        <w:t xml:space="preserve"> </w:t>
      </w:r>
      <w:r w:rsidRPr="00E36EE8">
        <w:rPr>
          <w:b/>
          <w:noProof/>
        </w:rPr>
        <w:t>94</w:t>
      </w:r>
      <w:r w:rsidRPr="00E36EE8">
        <w:rPr>
          <w:noProof/>
        </w:rPr>
        <w:t>, 126-135.</w:t>
      </w:r>
      <w:bookmarkEnd w:id="601"/>
    </w:p>
    <w:p w14:paraId="41F81BBC" w14:textId="77777777" w:rsidR="00D04C37" w:rsidRDefault="00D04C37" w:rsidP="00E36EE8">
      <w:pPr>
        <w:pStyle w:val="EndNoteBibliography"/>
        <w:ind w:left="720" w:hanging="720"/>
        <w:rPr>
          <w:ins w:id="602" w:author="Microsoft Office User" w:date="2016-11-07T16:45:00Z"/>
          <w:noProof/>
        </w:rPr>
      </w:pPr>
      <w:bookmarkStart w:id="603" w:name="_ENREF_18"/>
    </w:p>
    <w:p w14:paraId="0563C8F9" w14:textId="77777777" w:rsidR="00E36EE8" w:rsidRPr="00E36EE8" w:rsidRDefault="00E36EE8" w:rsidP="00E36EE8">
      <w:pPr>
        <w:pStyle w:val="EndNoteBibliography"/>
        <w:ind w:left="720" w:hanging="720"/>
        <w:rPr>
          <w:noProof/>
        </w:rPr>
      </w:pPr>
      <w:r w:rsidRPr="00E36EE8">
        <w:rPr>
          <w:noProof/>
        </w:rPr>
        <w:t>Floerl O, Inglis GJ (2005) Starting the invasion pathway: the interaction between source populations and human transport vectors. Biological Invasions</w:t>
      </w:r>
      <w:r w:rsidRPr="00E36EE8">
        <w:rPr>
          <w:i/>
          <w:noProof/>
        </w:rPr>
        <w:t>,</w:t>
      </w:r>
      <w:r w:rsidRPr="00E36EE8">
        <w:rPr>
          <w:noProof/>
        </w:rPr>
        <w:t xml:space="preserve"> </w:t>
      </w:r>
      <w:r w:rsidRPr="00E36EE8">
        <w:rPr>
          <w:b/>
          <w:noProof/>
        </w:rPr>
        <w:t>7</w:t>
      </w:r>
      <w:r w:rsidRPr="00E36EE8">
        <w:rPr>
          <w:noProof/>
        </w:rPr>
        <w:t>, 589-606.</w:t>
      </w:r>
      <w:bookmarkEnd w:id="603"/>
    </w:p>
    <w:p w14:paraId="238948A3" w14:textId="77777777" w:rsidR="00D04C37" w:rsidRDefault="00D04C37" w:rsidP="00E36EE8">
      <w:pPr>
        <w:pStyle w:val="EndNoteBibliography"/>
        <w:ind w:left="720" w:hanging="720"/>
        <w:rPr>
          <w:ins w:id="604" w:author="Microsoft Office User" w:date="2016-11-07T16:45:00Z"/>
          <w:noProof/>
        </w:rPr>
      </w:pPr>
      <w:bookmarkStart w:id="605" w:name="_ENREF_19"/>
    </w:p>
    <w:p w14:paraId="4DDDF78E" w14:textId="77777777" w:rsidR="00E36EE8" w:rsidRPr="00E36EE8" w:rsidRDefault="00E36EE8" w:rsidP="00E36EE8">
      <w:pPr>
        <w:pStyle w:val="EndNoteBibliography"/>
        <w:ind w:left="720" w:hanging="720"/>
        <w:rPr>
          <w:noProof/>
        </w:rPr>
      </w:pPr>
      <w:r w:rsidRPr="00E36EE8">
        <w:rPr>
          <w:noProof/>
        </w:rPr>
        <w:t xml:space="preserve">Gardella DJ, Edmunds PJ (1999) The oxygen microenvironment adjacent to the tissue of the scleractinian </w:t>
      </w:r>
      <w:r w:rsidRPr="00612233">
        <w:rPr>
          <w:i/>
          <w:noProof/>
          <w:rPrChange w:id="606" w:author="Microsoft Office User" w:date="2016-11-07T16:54:00Z">
            <w:rPr>
              <w:noProof/>
            </w:rPr>
          </w:rPrChange>
        </w:rPr>
        <w:t>Dichocoenia stokesii</w:t>
      </w:r>
      <w:r w:rsidRPr="00E36EE8">
        <w:rPr>
          <w:noProof/>
        </w:rPr>
        <w:t xml:space="preserve"> and its effects on symbiont metabolism. Marine Biology</w:t>
      </w:r>
      <w:r w:rsidRPr="00E36EE8">
        <w:rPr>
          <w:i/>
          <w:noProof/>
        </w:rPr>
        <w:t>,</w:t>
      </w:r>
      <w:r w:rsidRPr="00E36EE8">
        <w:rPr>
          <w:noProof/>
        </w:rPr>
        <w:t xml:space="preserve"> </w:t>
      </w:r>
      <w:r w:rsidRPr="00E36EE8">
        <w:rPr>
          <w:b/>
          <w:noProof/>
        </w:rPr>
        <w:t>135</w:t>
      </w:r>
      <w:r w:rsidRPr="00E36EE8">
        <w:rPr>
          <w:noProof/>
        </w:rPr>
        <w:t>, 289-295.</w:t>
      </w:r>
      <w:bookmarkEnd w:id="605"/>
    </w:p>
    <w:p w14:paraId="21B2C72E" w14:textId="77777777" w:rsidR="00D04C37" w:rsidRDefault="00D04C37" w:rsidP="00E36EE8">
      <w:pPr>
        <w:pStyle w:val="EndNoteBibliography"/>
        <w:ind w:left="720" w:hanging="720"/>
        <w:rPr>
          <w:ins w:id="607" w:author="Microsoft Office User" w:date="2016-11-07T16:45:00Z"/>
          <w:noProof/>
        </w:rPr>
      </w:pPr>
      <w:bookmarkStart w:id="608" w:name="_ENREF_20"/>
    </w:p>
    <w:p w14:paraId="547822D8" w14:textId="77777777" w:rsidR="00E36EE8" w:rsidRPr="00E36EE8" w:rsidRDefault="00E36EE8" w:rsidP="00E36EE8">
      <w:pPr>
        <w:pStyle w:val="EndNoteBibliography"/>
        <w:ind w:left="720" w:hanging="720"/>
        <w:rPr>
          <w:noProof/>
        </w:rPr>
      </w:pPr>
      <w:r w:rsidRPr="00E36EE8">
        <w:rPr>
          <w:noProof/>
        </w:rPr>
        <w:t>Glasby TM, Connell SD, Holloway MG, Hewitt CL (2007) Nonindigenous biota on artificial structures: could habitat creation facilitate biological invasions? Marine Biology</w:t>
      </w:r>
      <w:r w:rsidRPr="00E36EE8">
        <w:rPr>
          <w:i/>
          <w:noProof/>
        </w:rPr>
        <w:t>,</w:t>
      </w:r>
      <w:r w:rsidRPr="00E36EE8">
        <w:rPr>
          <w:noProof/>
        </w:rPr>
        <w:t xml:space="preserve"> </w:t>
      </w:r>
      <w:r w:rsidRPr="00E36EE8">
        <w:rPr>
          <w:b/>
          <w:noProof/>
        </w:rPr>
        <w:t>151</w:t>
      </w:r>
      <w:r w:rsidRPr="00E36EE8">
        <w:rPr>
          <w:noProof/>
        </w:rPr>
        <w:t>, 887-895.</w:t>
      </w:r>
      <w:bookmarkEnd w:id="608"/>
    </w:p>
    <w:p w14:paraId="39228A74" w14:textId="77777777" w:rsidR="00D04C37" w:rsidRDefault="00D04C37" w:rsidP="00E36EE8">
      <w:pPr>
        <w:pStyle w:val="EndNoteBibliography"/>
        <w:ind w:left="720" w:hanging="720"/>
        <w:rPr>
          <w:ins w:id="609" w:author="Microsoft Office User" w:date="2016-11-07T16:45:00Z"/>
          <w:noProof/>
        </w:rPr>
      </w:pPr>
      <w:bookmarkStart w:id="610" w:name="_ENREF_21"/>
    </w:p>
    <w:p w14:paraId="6270F68C" w14:textId="77777777" w:rsidR="00E36EE8" w:rsidRPr="00E36EE8" w:rsidRDefault="00E36EE8" w:rsidP="00E36EE8">
      <w:pPr>
        <w:pStyle w:val="EndNoteBibliography"/>
        <w:ind w:left="720" w:hanging="720"/>
        <w:rPr>
          <w:noProof/>
        </w:rPr>
      </w:pPr>
      <w:r w:rsidRPr="00E36EE8">
        <w:rPr>
          <w:noProof/>
        </w:rPr>
        <w:t>Hart SP, Marshall DJ (2009) Spatial arrangement affects population dynamics and competition independent of community composition. Ecology</w:t>
      </w:r>
      <w:r w:rsidRPr="00E36EE8">
        <w:rPr>
          <w:i/>
          <w:noProof/>
        </w:rPr>
        <w:t>,</w:t>
      </w:r>
      <w:r w:rsidRPr="00E36EE8">
        <w:rPr>
          <w:noProof/>
        </w:rPr>
        <w:t xml:space="preserve"> </w:t>
      </w:r>
      <w:r w:rsidRPr="00E36EE8">
        <w:rPr>
          <w:b/>
          <w:noProof/>
        </w:rPr>
        <w:t>90</w:t>
      </w:r>
      <w:r w:rsidRPr="00E36EE8">
        <w:rPr>
          <w:noProof/>
        </w:rPr>
        <w:t>, 1485-1491.</w:t>
      </w:r>
      <w:bookmarkEnd w:id="610"/>
    </w:p>
    <w:p w14:paraId="6D5DB1EE" w14:textId="77777777" w:rsidR="00D04C37" w:rsidRDefault="00D04C37" w:rsidP="00E36EE8">
      <w:pPr>
        <w:pStyle w:val="EndNoteBibliography"/>
        <w:ind w:left="720" w:hanging="720"/>
        <w:rPr>
          <w:ins w:id="611" w:author="Microsoft Office User" w:date="2016-11-07T16:45:00Z"/>
          <w:noProof/>
        </w:rPr>
      </w:pPr>
      <w:bookmarkStart w:id="612" w:name="_ENREF_22"/>
    </w:p>
    <w:p w14:paraId="2454AE95" w14:textId="77777777" w:rsidR="00E36EE8" w:rsidRPr="00E36EE8" w:rsidRDefault="00E36EE8" w:rsidP="00E36EE8">
      <w:pPr>
        <w:pStyle w:val="EndNoteBibliography"/>
        <w:ind w:left="720" w:hanging="720"/>
        <w:rPr>
          <w:noProof/>
        </w:rPr>
      </w:pPr>
      <w:r w:rsidRPr="00E36EE8">
        <w:rPr>
          <w:noProof/>
        </w:rPr>
        <w:t>Hart SP, Marshall DJ (2012) Advantages and disadvantages of interference-competitive ability and resource-use efficiency when invading established communities. Oikos</w:t>
      </w:r>
      <w:r w:rsidRPr="00E36EE8">
        <w:rPr>
          <w:i/>
          <w:noProof/>
        </w:rPr>
        <w:t>,</w:t>
      </w:r>
      <w:r w:rsidRPr="00E36EE8">
        <w:rPr>
          <w:noProof/>
        </w:rPr>
        <w:t xml:space="preserve"> </w:t>
      </w:r>
      <w:r w:rsidRPr="00E36EE8">
        <w:rPr>
          <w:b/>
          <w:noProof/>
        </w:rPr>
        <w:t>121</w:t>
      </w:r>
      <w:r w:rsidRPr="00E36EE8">
        <w:rPr>
          <w:noProof/>
        </w:rPr>
        <w:t>, 396-402.</w:t>
      </w:r>
      <w:bookmarkEnd w:id="612"/>
    </w:p>
    <w:p w14:paraId="6F896D8E" w14:textId="77777777" w:rsidR="00D04C37" w:rsidRDefault="00D04C37" w:rsidP="00E36EE8">
      <w:pPr>
        <w:pStyle w:val="EndNoteBibliography"/>
        <w:ind w:left="720" w:hanging="720"/>
        <w:rPr>
          <w:ins w:id="613" w:author="Microsoft Office User" w:date="2016-11-07T16:45:00Z"/>
          <w:noProof/>
        </w:rPr>
      </w:pPr>
      <w:bookmarkStart w:id="614" w:name="_ENREF_23"/>
    </w:p>
    <w:p w14:paraId="0B9A1E47" w14:textId="77777777" w:rsidR="00E36EE8" w:rsidDel="00D04C37" w:rsidRDefault="00E36EE8">
      <w:pPr>
        <w:pStyle w:val="EndNoteBibliography"/>
        <w:ind w:left="720" w:hanging="720"/>
        <w:rPr>
          <w:del w:id="615" w:author="Microsoft Office User" w:date="2016-11-07T16:45:00Z"/>
          <w:noProof/>
        </w:rPr>
      </w:pPr>
      <w:r w:rsidRPr="00E36EE8">
        <w:rPr>
          <w:noProof/>
        </w:rPr>
        <w:t>Hochachka PW, Lutz PL (2001) Mechanism, origin, and evolution of anoxia tolerance in animals. Comparative Biochemistry and Physiology B-Biochemistry &amp; Molecular Biology</w:t>
      </w:r>
      <w:r w:rsidRPr="00E36EE8">
        <w:rPr>
          <w:i/>
          <w:noProof/>
        </w:rPr>
        <w:t>,</w:t>
      </w:r>
      <w:r w:rsidRPr="00E36EE8">
        <w:rPr>
          <w:noProof/>
        </w:rPr>
        <w:t xml:space="preserve"> </w:t>
      </w:r>
      <w:r w:rsidRPr="00E36EE8">
        <w:rPr>
          <w:b/>
          <w:noProof/>
        </w:rPr>
        <w:t>130</w:t>
      </w:r>
      <w:r w:rsidRPr="00E36EE8">
        <w:rPr>
          <w:noProof/>
        </w:rPr>
        <w:t>, 435-459.</w:t>
      </w:r>
      <w:bookmarkEnd w:id="614"/>
    </w:p>
    <w:p w14:paraId="135E2831" w14:textId="77777777" w:rsidR="00D04C37" w:rsidRPr="00E36EE8" w:rsidRDefault="00D04C37" w:rsidP="00E36EE8">
      <w:pPr>
        <w:pStyle w:val="EndNoteBibliography"/>
        <w:ind w:left="720" w:hanging="720"/>
        <w:rPr>
          <w:ins w:id="616" w:author="Microsoft Office User" w:date="2016-11-07T16:46:00Z"/>
          <w:noProof/>
        </w:rPr>
      </w:pPr>
    </w:p>
    <w:p w14:paraId="32CDD454" w14:textId="77777777" w:rsidR="00E36EE8" w:rsidRPr="00E36EE8" w:rsidRDefault="00E36EE8">
      <w:pPr>
        <w:pStyle w:val="EndNoteBibliography"/>
        <w:ind w:left="720" w:hanging="720"/>
        <w:rPr>
          <w:noProof/>
        </w:rPr>
      </w:pPr>
      <w:bookmarkStart w:id="617" w:name="_ENREF_24"/>
      <w:r w:rsidRPr="00E36EE8">
        <w:rPr>
          <w:noProof/>
        </w:rPr>
        <w:t>Hochachka PW, Somero GN (2002) Biochemical Adaptation : Mechanism and Process in Physiological Evolution.  pp Page, New York, Oxford University Press.</w:t>
      </w:r>
      <w:bookmarkEnd w:id="617"/>
    </w:p>
    <w:p w14:paraId="2B6A0204" w14:textId="77777777" w:rsidR="00D04C37" w:rsidRDefault="00D04C37" w:rsidP="00E36EE8">
      <w:pPr>
        <w:pStyle w:val="EndNoteBibliography"/>
        <w:ind w:left="720" w:hanging="720"/>
        <w:rPr>
          <w:ins w:id="618" w:author="Microsoft Office User" w:date="2016-11-07T16:46:00Z"/>
          <w:noProof/>
        </w:rPr>
      </w:pPr>
      <w:bookmarkStart w:id="619" w:name="_ENREF_25"/>
    </w:p>
    <w:p w14:paraId="3BE17DB8" w14:textId="77777777" w:rsidR="00E36EE8" w:rsidRPr="00E36EE8" w:rsidRDefault="00E36EE8" w:rsidP="00E36EE8">
      <w:pPr>
        <w:pStyle w:val="EndNoteBibliography"/>
        <w:ind w:left="720" w:hanging="720"/>
        <w:rPr>
          <w:noProof/>
        </w:rPr>
      </w:pPr>
      <w:r w:rsidRPr="00E36EE8">
        <w:rPr>
          <w:noProof/>
        </w:rPr>
        <w:t>Keane RM, Crawley MJ (2002) Exotic plant invasions and the enemy release hypothesis. Trends in Ecology &amp; Evolution</w:t>
      </w:r>
      <w:r w:rsidRPr="00E36EE8">
        <w:rPr>
          <w:i/>
          <w:noProof/>
        </w:rPr>
        <w:t>,</w:t>
      </w:r>
      <w:r w:rsidRPr="00E36EE8">
        <w:rPr>
          <w:noProof/>
        </w:rPr>
        <w:t xml:space="preserve"> </w:t>
      </w:r>
      <w:r w:rsidRPr="00E36EE8">
        <w:rPr>
          <w:b/>
          <w:noProof/>
        </w:rPr>
        <w:t>17</w:t>
      </w:r>
      <w:r w:rsidRPr="00E36EE8">
        <w:rPr>
          <w:noProof/>
        </w:rPr>
        <w:t>, 164-170.</w:t>
      </w:r>
      <w:bookmarkEnd w:id="619"/>
    </w:p>
    <w:p w14:paraId="2811ACB9" w14:textId="77777777" w:rsidR="00D04C37" w:rsidRDefault="00D04C37" w:rsidP="00E36EE8">
      <w:pPr>
        <w:pStyle w:val="EndNoteBibliography"/>
        <w:ind w:left="720" w:hanging="720"/>
        <w:rPr>
          <w:ins w:id="620" w:author="Microsoft Office User" w:date="2016-11-07T16:46:00Z"/>
          <w:noProof/>
        </w:rPr>
      </w:pPr>
      <w:bookmarkStart w:id="621" w:name="_ENREF_26"/>
    </w:p>
    <w:p w14:paraId="1DBA4E76" w14:textId="77777777" w:rsidR="00E36EE8" w:rsidRPr="00E36EE8" w:rsidRDefault="00E36EE8" w:rsidP="00E36EE8">
      <w:pPr>
        <w:pStyle w:val="EndNoteBibliography"/>
        <w:ind w:left="720" w:hanging="720"/>
        <w:rPr>
          <w:noProof/>
        </w:rPr>
      </w:pPr>
      <w:r w:rsidRPr="00E36EE8">
        <w:rPr>
          <w:noProof/>
        </w:rPr>
        <w:t>Kinlan BP, Gaines SD (2003) Propagule dispersal in marine and terrestrial environments: A community perspective. Ecology</w:t>
      </w:r>
      <w:r w:rsidRPr="00E36EE8">
        <w:rPr>
          <w:i/>
          <w:noProof/>
        </w:rPr>
        <w:t>,</w:t>
      </w:r>
      <w:r w:rsidRPr="00E36EE8">
        <w:rPr>
          <w:noProof/>
        </w:rPr>
        <w:t xml:space="preserve"> </w:t>
      </w:r>
      <w:r w:rsidRPr="00E36EE8">
        <w:rPr>
          <w:b/>
          <w:noProof/>
        </w:rPr>
        <w:t>84</w:t>
      </w:r>
      <w:r w:rsidRPr="00E36EE8">
        <w:rPr>
          <w:noProof/>
        </w:rPr>
        <w:t>, 2007-2020.</w:t>
      </w:r>
      <w:bookmarkEnd w:id="621"/>
    </w:p>
    <w:p w14:paraId="4ADDA8D8" w14:textId="77777777" w:rsidR="00D04C37" w:rsidRDefault="00D04C37" w:rsidP="00E36EE8">
      <w:pPr>
        <w:pStyle w:val="EndNoteBibliography"/>
        <w:ind w:left="720" w:hanging="720"/>
        <w:rPr>
          <w:ins w:id="622" w:author="Microsoft Office User" w:date="2016-11-07T16:46:00Z"/>
          <w:noProof/>
        </w:rPr>
      </w:pPr>
      <w:bookmarkStart w:id="623" w:name="_ENREF_27"/>
    </w:p>
    <w:p w14:paraId="24019DDD" w14:textId="77777777" w:rsidR="00E36EE8" w:rsidRPr="00E36EE8" w:rsidRDefault="00E36EE8" w:rsidP="00E36EE8">
      <w:pPr>
        <w:pStyle w:val="EndNoteBibliography"/>
        <w:ind w:left="720" w:hanging="720"/>
        <w:rPr>
          <w:noProof/>
        </w:rPr>
      </w:pPr>
      <w:r w:rsidRPr="00E36EE8">
        <w:rPr>
          <w:noProof/>
        </w:rPr>
        <w:t>Kinsey D, Kinsey E (1967) Diurnal changes in oxygen content of the water over the coral reef platform at Heron I. Marine and Freshwater Research</w:t>
      </w:r>
      <w:r w:rsidRPr="00E36EE8">
        <w:rPr>
          <w:i/>
          <w:noProof/>
        </w:rPr>
        <w:t>,</w:t>
      </w:r>
      <w:r w:rsidRPr="00E36EE8">
        <w:rPr>
          <w:noProof/>
        </w:rPr>
        <w:t xml:space="preserve"> </w:t>
      </w:r>
      <w:r w:rsidRPr="00E36EE8">
        <w:rPr>
          <w:b/>
          <w:noProof/>
        </w:rPr>
        <w:t>18</w:t>
      </w:r>
      <w:r w:rsidRPr="00E36EE8">
        <w:rPr>
          <w:noProof/>
        </w:rPr>
        <w:t>, 23-34.</w:t>
      </w:r>
      <w:bookmarkEnd w:id="623"/>
    </w:p>
    <w:p w14:paraId="58A829FB" w14:textId="77777777" w:rsidR="00D04C37" w:rsidRDefault="00D04C37" w:rsidP="00E36EE8">
      <w:pPr>
        <w:pStyle w:val="EndNoteBibliography"/>
        <w:ind w:left="720" w:hanging="720"/>
        <w:rPr>
          <w:ins w:id="624" w:author="Microsoft Office User" w:date="2016-11-07T16:46:00Z"/>
          <w:noProof/>
        </w:rPr>
      </w:pPr>
      <w:bookmarkStart w:id="625" w:name="_ENREF_28"/>
    </w:p>
    <w:p w14:paraId="6682BD24" w14:textId="77777777" w:rsidR="00E36EE8" w:rsidRPr="00E36EE8" w:rsidRDefault="00E36EE8" w:rsidP="00E36EE8">
      <w:pPr>
        <w:pStyle w:val="EndNoteBibliography"/>
        <w:ind w:left="720" w:hanging="720"/>
        <w:rPr>
          <w:noProof/>
        </w:rPr>
      </w:pPr>
      <w:r w:rsidRPr="00E36EE8">
        <w:rPr>
          <w:noProof/>
        </w:rPr>
        <w:t xml:space="preserve">Koch EW, Gust G (1999) Water flow in tide- and wave-dominated beds of the seagrass </w:t>
      </w:r>
      <w:r w:rsidRPr="00612233">
        <w:rPr>
          <w:i/>
          <w:noProof/>
          <w:rPrChange w:id="626" w:author="Microsoft Office User" w:date="2016-11-07T16:55:00Z">
            <w:rPr>
              <w:noProof/>
            </w:rPr>
          </w:rPrChange>
        </w:rPr>
        <w:t>Thalassia testudinum</w:t>
      </w:r>
      <w:r w:rsidRPr="00E36EE8">
        <w:rPr>
          <w:noProof/>
        </w:rPr>
        <w:t>. Marine Ecology Progress Series</w:t>
      </w:r>
      <w:r w:rsidRPr="00E36EE8">
        <w:rPr>
          <w:i/>
          <w:noProof/>
        </w:rPr>
        <w:t>,</w:t>
      </w:r>
      <w:r w:rsidRPr="00E36EE8">
        <w:rPr>
          <w:noProof/>
        </w:rPr>
        <w:t xml:space="preserve"> </w:t>
      </w:r>
      <w:r w:rsidRPr="00E36EE8">
        <w:rPr>
          <w:b/>
          <w:noProof/>
        </w:rPr>
        <w:t>184</w:t>
      </w:r>
      <w:r w:rsidRPr="00E36EE8">
        <w:rPr>
          <w:noProof/>
        </w:rPr>
        <w:t>, 63-72.</w:t>
      </w:r>
      <w:bookmarkEnd w:id="625"/>
    </w:p>
    <w:p w14:paraId="042DEA9B" w14:textId="77777777" w:rsidR="00D04C37" w:rsidRDefault="00D04C37" w:rsidP="00E36EE8">
      <w:pPr>
        <w:pStyle w:val="EndNoteBibliography"/>
        <w:ind w:left="720" w:hanging="720"/>
        <w:rPr>
          <w:ins w:id="627" w:author="Microsoft Office User" w:date="2016-11-07T16:46:00Z"/>
          <w:noProof/>
        </w:rPr>
      </w:pPr>
      <w:bookmarkStart w:id="628" w:name="_ENREF_29"/>
    </w:p>
    <w:p w14:paraId="0CA897B5" w14:textId="77777777" w:rsidR="00E36EE8" w:rsidRPr="00E36EE8" w:rsidRDefault="00E36EE8" w:rsidP="00E36EE8">
      <w:pPr>
        <w:pStyle w:val="EndNoteBibliography"/>
        <w:ind w:left="720" w:hanging="720"/>
        <w:rPr>
          <w:noProof/>
        </w:rPr>
      </w:pPr>
      <w:r w:rsidRPr="00E36EE8">
        <w:rPr>
          <w:noProof/>
        </w:rPr>
        <w:t xml:space="preserve">Lagos ME, Munoz JL, Contreras DA, Caceres CW (2011) Microhabitat segregation and physiological differences in two species of intertidal porcellanid crabs (Genus </w:t>
      </w:r>
      <w:r w:rsidRPr="00E36EE8">
        <w:rPr>
          <w:i/>
          <w:noProof/>
        </w:rPr>
        <w:t>Petrolisthes</w:t>
      </w:r>
      <w:r w:rsidRPr="00E36EE8">
        <w:rPr>
          <w:noProof/>
        </w:rPr>
        <w:t>) on the southern coast of Chile. Scientia Marina</w:t>
      </w:r>
      <w:r w:rsidRPr="00E36EE8">
        <w:rPr>
          <w:i/>
          <w:noProof/>
        </w:rPr>
        <w:t>,</w:t>
      </w:r>
      <w:r w:rsidRPr="00E36EE8">
        <w:rPr>
          <w:noProof/>
        </w:rPr>
        <w:t xml:space="preserve"> </w:t>
      </w:r>
      <w:r w:rsidRPr="00E36EE8">
        <w:rPr>
          <w:b/>
          <w:noProof/>
        </w:rPr>
        <w:t>75</w:t>
      </w:r>
      <w:r w:rsidRPr="00E36EE8">
        <w:rPr>
          <w:noProof/>
        </w:rPr>
        <w:t>, 273-278.</w:t>
      </w:r>
      <w:bookmarkEnd w:id="628"/>
    </w:p>
    <w:p w14:paraId="5AA63632" w14:textId="77777777" w:rsidR="00D04C37" w:rsidRDefault="00D04C37" w:rsidP="00E36EE8">
      <w:pPr>
        <w:pStyle w:val="EndNoteBibliography"/>
        <w:ind w:left="720" w:hanging="720"/>
        <w:rPr>
          <w:ins w:id="629" w:author="Microsoft Office User" w:date="2016-11-07T16:46:00Z"/>
          <w:noProof/>
        </w:rPr>
      </w:pPr>
      <w:bookmarkStart w:id="630" w:name="_ENREF_30"/>
    </w:p>
    <w:p w14:paraId="176A48BA" w14:textId="77777777" w:rsidR="00E36EE8" w:rsidRPr="00E538F7" w:rsidRDefault="00E36EE8" w:rsidP="00E36EE8">
      <w:pPr>
        <w:pStyle w:val="EndNoteBibliography"/>
        <w:ind w:left="720" w:hanging="720"/>
        <w:rPr>
          <w:noProof/>
          <w:lang w:val="it-IT"/>
          <w:rPrChange w:id="631" w:author="Dustin Marshall" w:date="2016-11-16T09:32:00Z">
            <w:rPr>
              <w:noProof/>
            </w:rPr>
          </w:rPrChange>
        </w:rPr>
      </w:pPr>
      <w:r w:rsidRPr="00E36EE8">
        <w:rPr>
          <w:noProof/>
        </w:rPr>
        <w:t xml:space="preserve">Lastra M, Jaramillo E, Lopez J, Contreras H, Duarte C, Rodriguez JG (2004) Population abundances, tidal movement, burrowing ability and oxygen uptake of </w:t>
      </w:r>
      <w:r w:rsidRPr="00612233">
        <w:rPr>
          <w:i/>
          <w:noProof/>
          <w:rPrChange w:id="632" w:author="Microsoft Office User" w:date="2016-11-07T16:56:00Z">
            <w:rPr>
              <w:noProof/>
            </w:rPr>
          </w:rPrChange>
        </w:rPr>
        <w:t>Emerita analoga</w:t>
      </w:r>
      <w:r w:rsidRPr="00E36EE8">
        <w:rPr>
          <w:noProof/>
        </w:rPr>
        <w:t xml:space="preserve"> (Stimpson) (Crustacea, Anomura) on a sandy beach of south-central Chile. </w:t>
      </w:r>
      <w:r w:rsidRPr="00E538F7">
        <w:rPr>
          <w:noProof/>
          <w:lang w:val="it-IT"/>
          <w:rPrChange w:id="633" w:author="Dustin Marshall" w:date="2016-11-16T09:32:00Z">
            <w:rPr>
              <w:noProof/>
            </w:rPr>
          </w:rPrChange>
        </w:rPr>
        <w:t>Marine Ecology-Pubblicazioni Della Stazione Zoologica Di Napoli I</w:t>
      </w:r>
      <w:r w:rsidRPr="00E538F7">
        <w:rPr>
          <w:i/>
          <w:noProof/>
          <w:lang w:val="it-IT"/>
          <w:rPrChange w:id="634" w:author="Dustin Marshall" w:date="2016-11-16T09:32:00Z">
            <w:rPr>
              <w:i/>
              <w:noProof/>
            </w:rPr>
          </w:rPrChange>
        </w:rPr>
        <w:t>,</w:t>
      </w:r>
      <w:r w:rsidRPr="00E538F7">
        <w:rPr>
          <w:noProof/>
          <w:lang w:val="it-IT"/>
          <w:rPrChange w:id="635" w:author="Dustin Marshall" w:date="2016-11-16T09:32:00Z">
            <w:rPr>
              <w:noProof/>
            </w:rPr>
          </w:rPrChange>
        </w:rPr>
        <w:t xml:space="preserve"> </w:t>
      </w:r>
      <w:r w:rsidRPr="00E538F7">
        <w:rPr>
          <w:b/>
          <w:noProof/>
          <w:lang w:val="it-IT"/>
          <w:rPrChange w:id="636" w:author="Dustin Marshall" w:date="2016-11-16T09:32:00Z">
            <w:rPr>
              <w:b/>
              <w:noProof/>
            </w:rPr>
          </w:rPrChange>
        </w:rPr>
        <w:t>25</w:t>
      </w:r>
      <w:r w:rsidRPr="00E538F7">
        <w:rPr>
          <w:noProof/>
          <w:lang w:val="it-IT"/>
          <w:rPrChange w:id="637" w:author="Dustin Marshall" w:date="2016-11-16T09:32:00Z">
            <w:rPr>
              <w:noProof/>
            </w:rPr>
          </w:rPrChange>
        </w:rPr>
        <w:t>, 71-89.</w:t>
      </w:r>
      <w:bookmarkEnd w:id="630"/>
    </w:p>
    <w:p w14:paraId="0DB55F69" w14:textId="77777777" w:rsidR="00D04C37" w:rsidRPr="00E538F7" w:rsidRDefault="00D04C37" w:rsidP="00E36EE8">
      <w:pPr>
        <w:pStyle w:val="EndNoteBibliography"/>
        <w:ind w:left="720" w:hanging="720"/>
        <w:rPr>
          <w:ins w:id="638" w:author="Microsoft Office User" w:date="2016-11-07T16:46:00Z"/>
          <w:noProof/>
          <w:lang w:val="it-IT"/>
          <w:rPrChange w:id="639" w:author="Dustin Marshall" w:date="2016-11-16T09:32:00Z">
            <w:rPr>
              <w:ins w:id="640" w:author="Microsoft Office User" w:date="2016-11-07T16:46:00Z"/>
              <w:noProof/>
            </w:rPr>
          </w:rPrChange>
        </w:rPr>
      </w:pPr>
      <w:bookmarkStart w:id="641" w:name="_ENREF_31"/>
    </w:p>
    <w:p w14:paraId="393A4E9C" w14:textId="77777777" w:rsidR="00E36EE8" w:rsidRPr="00E36EE8" w:rsidRDefault="00E36EE8" w:rsidP="00E36EE8">
      <w:pPr>
        <w:pStyle w:val="EndNoteBibliography"/>
        <w:ind w:left="720" w:hanging="720"/>
        <w:rPr>
          <w:noProof/>
        </w:rPr>
      </w:pPr>
      <w:r w:rsidRPr="00E538F7">
        <w:rPr>
          <w:noProof/>
          <w:lang w:val="it-IT"/>
          <w:rPrChange w:id="642" w:author="Dustin Marshall" w:date="2016-11-16T09:32:00Z">
            <w:rPr>
              <w:noProof/>
            </w:rPr>
          </w:rPrChange>
        </w:rPr>
        <w:t xml:space="preserve">Lejeusne C, Latchere O, Petit N, Rico C, Green AJ (2014) Do invaders always perform better? </w:t>
      </w:r>
      <w:r w:rsidRPr="00E36EE8">
        <w:rPr>
          <w:noProof/>
        </w:rPr>
        <w:t>Comparing the response of native and invasive shrimps to temperature and salinity gradients in southwest Spain. Estuarine Coastal and Shelf Science</w:t>
      </w:r>
      <w:r w:rsidRPr="00E36EE8">
        <w:rPr>
          <w:i/>
          <w:noProof/>
        </w:rPr>
        <w:t>,</w:t>
      </w:r>
      <w:r w:rsidRPr="00E36EE8">
        <w:rPr>
          <w:noProof/>
        </w:rPr>
        <w:t xml:space="preserve"> </w:t>
      </w:r>
      <w:r w:rsidRPr="00E36EE8">
        <w:rPr>
          <w:b/>
          <w:noProof/>
        </w:rPr>
        <w:t>136</w:t>
      </w:r>
      <w:r w:rsidRPr="00E36EE8">
        <w:rPr>
          <w:noProof/>
        </w:rPr>
        <w:t>, 102-111.</w:t>
      </w:r>
      <w:bookmarkEnd w:id="641"/>
    </w:p>
    <w:p w14:paraId="3D608433" w14:textId="77777777" w:rsidR="00D04C37" w:rsidRDefault="00D04C37" w:rsidP="00E36EE8">
      <w:pPr>
        <w:pStyle w:val="EndNoteBibliography"/>
        <w:ind w:left="720" w:hanging="720"/>
        <w:rPr>
          <w:ins w:id="643" w:author="Microsoft Office User" w:date="2016-11-07T16:46:00Z"/>
          <w:noProof/>
        </w:rPr>
      </w:pPr>
      <w:bookmarkStart w:id="644" w:name="_ENREF_32"/>
    </w:p>
    <w:p w14:paraId="7326CC3C" w14:textId="77777777" w:rsidR="00E36EE8" w:rsidRPr="00E36EE8" w:rsidRDefault="00E36EE8" w:rsidP="00E36EE8">
      <w:pPr>
        <w:pStyle w:val="EndNoteBibliography"/>
        <w:ind w:left="720" w:hanging="720"/>
        <w:rPr>
          <w:noProof/>
        </w:rPr>
      </w:pPr>
      <w:r w:rsidRPr="00E36EE8">
        <w:rPr>
          <w:noProof/>
        </w:rPr>
        <w:t>Levinton JS, Suatoni E, Wallace W, Junkins R, Kelaher B, Allen BJ (2003) Rapid loss of genetically based resistance to metals after the cleanup of a Superfund site. Proceedings of the National Academy of Sciences of the United States of America</w:t>
      </w:r>
      <w:r w:rsidRPr="00E36EE8">
        <w:rPr>
          <w:i/>
          <w:noProof/>
        </w:rPr>
        <w:t>,</w:t>
      </w:r>
      <w:r w:rsidRPr="00E36EE8">
        <w:rPr>
          <w:noProof/>
        </w:rPr>
        <w:t xml:space="preserve"> </w:t>
      </w:r>
      <w:r w:rsidRPr="00E36EE8">
        <w:rPr>
          <w:b/>
          <w:noProof/>
        </w:rPr>
        <w:t>100</w:t>
      </w:r>
      <w:r w:rsidRPr="00E36EE8">
        <w:rPr>
          <w:noProof/>
        </w:rPr>
        <w:t>, 9889-9891.</w:t>
      </w:r>
      <w:bookmarkEnd w:id="644"/>
    </w:p>
    <w:p w14:paraId="752E7D88" w14:textId="77777777" w:rsidR="00D04C37" w:rsidRDefault="00D04C37" w:rsidP="00E36EE8">
      <w:pPr>
        <w:pStyle w:val="EndNoteBibliography"/>
        <w:ind w:left="720" w:hanging="720"/>
        <w:rPr>
          <w:ins w:id="645" w:author="Microsoft Office User" w:date="2016-11-07T16:46:00Z"/>
          <w:noProof/>
        </w:rPr>
      </w:pPr>
      <w:bookmarkStart w:id="646" w:name="_ENREF_33"/>
    </w:p>
    <w:p w14:paraId="528A39B2" w14:textId="77777777" w:rsidR="00E36EE8" w:rsidRPr="00E36EE8" w:rsidRDefault="00E36EE8" w:rsidP="00E36EE8">
      <w:pPr>
        <w:pStyle w:val="EndNoteBibliography"/>
        <w:ind w:left="720" w:hanging="720"/>
        <w:rPr>
          <w:noProof/>
        </w:rPr>
      </w:pPr>
      <w:r w:rsidRPr="00E36EE8">
        <w:rPr>
          <w:noProof/>
        </w:rPr>
        <w:t>Mack RN, Simberloff D, Lonsdale WM, Evans H, Clout M, Bazzaz FA (2000) Biotic Invasions: Causes, Epidemiology, Global Consequences, and Control. Ecological Applications</w:t>
      </w:r>
      <w:r w:rsidRPr="00E36EE8">
        <w:rPr>
          <w:i/>
          <w:noProof/>
        </w:rPr>
        <w:t>,</w:t>
      </w:r>
      <w:r w:rsidRPr="00E36EE8">
        <w:rPr>
          <w:noProof/>
        </w:rPr>
        <w:t xml:space="preserve"> </w:t>
      </w:r>
      <w:r w:rsidRPr="00E36EE8">
        <w:rPr>
          <w:b/>
          <w:noProof/>
        </w:rPr>
        <w:t>10</w:t>
      </w:r>
      <w:r w:rsidRPr="00E36EE8">
        <w:rPr>
          <w:noProof/>
        </w:rPr>
        <w:t>, 689-710.</w:t>
      </w:r>
      <w:bookmarkEnd w:id="646"/>
    </w:p>
    <w:p w14:paraId="58C7DE39" w14:textId="77777777" w:rsidR="00D04C37" w:rsidRDefault="00D04C37" w:rsidP="00E36EE8">
      <w:pPr>
        <w:pStyle w:val="EndNoteBibliography"/>
        <w:ind w:left="720" w:hanging="720"/>
        <w:rPr>
          <w:ins w:id="647" w:author="Microsoft Office User" w:date="2016-11-07T16:46:00Z"/>
          <w:noProof/>
        </w:rPr>
      </w:pPr>
      <w:bookmarkStart w:id="648" w:name="_ENREF_34"/>
    </w:p>
    <w:p w14:paraId="08EF4A58" w14:textId="77777777" w:rsidR="00E36EE8" w:rsidRPr="00E36EE8" w:rsidRDefault="00E36EE8" w:rsidP="00E36EE8">
      <w:pPr>
        <w:pStyle w:val="EndNoteBibliography"/>
        <w:ind w:left="720" w:hanging="720"/>
        <w:rPr>
          <w:noProof/>
        </w:rPr>
      </w:pPr>
      <w:r w:rsidRPr="00E36EE8">
        <w:rPr>
          <w:noProof/>
        </w:rPr>
        <w:t>Mandic M, Todgham AE, Richards JG (2009) Mechanisms and evolution of hypoxia tolerance in fish. Proceedings of the Royal Society B-Biological Sciences</w:t>
      </w:r>
      <w:r w:rsidRPr="00E36EE8">
        <w:rPr>
          <w:i/>
          <w:noProof/>
        </w:rPr>
        <w:t>,</w:t>
      </w:r>
      <w:r w:rsidRPr="00E36EE8">
        <w:rPr>
          <w:noProof/>
        </w:rPr>
        <w:t xml:space="preserve"> </w:t>
      </w:r>
      <w:r w:rsidRPr="00E36EE8">
        <w:rPr>
          <w:b/>
          <w:noProof/>
        </w:rPr>
        <w:t>276</w:t>
      </w:r>
      <w:r w:rsidRPr="00E36EE8">
        <w:rPr>
          <w:noProof/>
        </w:rPr>
        <w:t>, 735-744.</w:t>
      </w:r>
      <w:bookmarkEnd w:id="648"/>
    </w:p>
    <w:p w14:paraId="302D4767" w14:textId="77777777" w:rsidR="00E36EE8" w:rsidRPr="00E36EE8" w:rsidRDefault="00E36EE8" w:rsidP="00E36EE8">
      <w:pPr>
        <w:pStyle w:val="EndNoteBibliography"/>
        <w:ind w:left="720" w:hanging="720"/>
        <w:rPr>
          <w:noProof/>
        </w:rPr>
      </w:pPr>
      <w:bookmarkStart w:id="649" w:name="_ENREF_35"/>
      <w:r w:rsidRPr="00E36EE8">
        <w:rPr>
          <w:noProof/>
        </w:rPr>
        <w:lastRenderedPageBreak/>
        <w:t>Marshall DJ, Bode M, White CR (2013) Estimating physiological tolerances - a comparison of traditional approaches to nonlinear regression techniques. Journal of Experimental Biology</w:t>
      </w:r>
      <w:r w:rsidRPr="00E36EE8">
        <w:rPr>
          <w:i/>
          <w:noProof/>
        </w:rPr>
        <w:t>,</w:t>
      </w:r>
      <w:r w:rsidRPr="00E36EE8">
        <w:rPr>
          <w:noProof/>
        </w:rPr>
        <w:t xml:space="preserve"> </w:t>
      </w:r>
      <w:r w:rsidRPr="00E36EE8">
        <w:rPr>
          <w:b/>
          <w:noProof/>
        </w:rPr>
        <w:t>216</w:t>
      </w:r>
      <w:r w:rsidRPr="00E36EE8">
        <w:rPr>
          <w:noProof/>
        </w:rPr>
        <w:t>, 2176.</w:t>
      </w:r>
      <w:bookmarkEnd w:id="649"/>
    </w:p>
    <w:p w14:paraId="54D467C8" w14:textId="77777777" w:rsidR="00D04C37" w:rsidRDefault="00D04C37" w:rsidP="00E36EE8">
      <w:pPr>
        <w:pStyle w:val="EndNoteBibliography"/>
        <w:ind w:left="720" w:hanging="720"/>
        <w:rPr>
          <w:ins w:id="650" w:author="Microsoft Office User" w:date="2016-11-07T16:46:00Z"/>
          <w:noProof/>
        </w:rPr>
      </w:pPr>
      <w:bookmarkStart w:id="651" w:name="_ENREF_36"/>
    </w:p>
    <w:p w14:paraId="2525E55F" w14:textId="77777777" w:rsidR="00E36EE8" w:rsidRPr="00E36EE8" w:rsidRDefault="00E36EE8" w:rsidP="00E36EE8">
      <w:pPr>
        <w:pStyle w:val="EndNoteBibliography"/>
        <w:ind w:left="720" w:hanging="720"/>
        <w:rPr>
          <w:noProof/>
        </w:rPr>
      </w:pPr>
      <w:r w:rsidRPr="00E36EE8">
        <w:rPr>
          <w:noProof/>
        </w:rPr>
        <w:t>Mckenzie LA, Brooks R, Johnston EL (2011) Heritable pollution tolerance in a marine invader. Environmental Research</w:t>
      </w:r>
      <w:r w:rsidRPr="00E36EE8">
        <w:rPr>
          <w:i/>
          <w:noProof/>
        </w:rPr>
        <w:t>,</w:t>
      </w:r>
      <w:r w:rsidRPr="00E36EE8">
        <w:rPr>
          <w:noProof/>
        </w:rPr>
        <w:t xml:space="preserve"> </w:t>
      </w:r>
      <w:r w:rsidRPr="00E36EE8">
        <w:rPr>
          <w:b/>
          <w:noProof/>
        </w:rPr>
        <w:t>111</w:t>
      </w:r>
      <w:r w:rsidRPr="00E36EE8">
        <w:rPr>
          <w:noProof/>
        </w:rPr>
        <w:t>, 926-932.</w:t>
      </w:r>
      <w:bookmarkEnd w:id="651"/>
    </w:p>
    <w:p w14:paraId="73BAC4BE" w14:textId="77777777" w:rsidR="00D04C37" w:rsidRDefault="00D04C37" w:rsidP="00E36EE8">
      <w:pPr>
        <w:pStyle w:val="EndNoteBibliography"/>
        <w:ind w:left="720" w:hanging="720"/>
        <w:rPr>
          <w:ins w:id="652" w:author="Microsoft Office User" w:date="2016-11-07T16:46:00Z"/>
          <w:noProof/>
        </w:rPr>
      </w:pPr>
      <w:bookmarkStart w:id="653" w:name="_ENREF_37"/>
    </w:p>
    <w:p w14:paraId="1D13B0D7" w14:textId="77777777" w:rsidR="00E36EE8" w:rsidRPr="00E36EE8" w:rsidRDefault="00E36EE8" w:rsidP="00E36EE8">
      <w:pPr>
        <w:pStyle w:val="EndNoteBibliography"/>
        <w:ind w:left="720" w:hanging="720"/>
        <w:rPr>
          <w:noProof/>
        </w:rPr>
      </w:pPr>
      <w:r w:rsidRPr="00E36EE8">
        <w:rPr>
          <w:noProof/>
        </w:rPr>
        <w:t>Mckenzie LA, Brooks RC, Johnston EL (2012) A widespread contaminant enhances invasion success of a marine invader. Journal of Applied Ecology</w:t>
      </w:r>
      <w:r w:rsidRPr="00E36EE8">
        <w:rPr>
          <w:i/>
          <w:noProof/>
        </w:rPr>
        <w:t>,</w:t>
      </w:r>
      <w:r w:rsidRPr="00E36EE8">
        <w:rPr>
          <w:noProof/>
        </w:rPr>
        <w:t xml:space="preserve"> </w:t>
      </w:r>
      <w:r w:rsidRPr="00E36EE8">
        <w:rPr>
          <w:b/>
          <w:noProof/>
        </w:rPr>
        <w:t>49</w:t>
      </w:r>
      <w:r w:rsidRPr="00E36EE8">
        <w:rPr>
          <w:noProof/>
        </w:rPr>
        <w:t>, 767-773.</w:t>
      </w:r>
      <w:bookmarkEnd w:id="653"/>
    </w:p>
    <w:p w14:paraId="60A8533A" w14:textId="77777777" w:rsidR="00D04C37" w:rsidRDefault="00D04C37" w:rsidP="00E36EE8">
      <w:pPr>
        <w:pStyle w:val="EndNoteBibliography"/>
        <w:ind w:left="720" w:hanging="720"/>
        <w:rPr>
          <w:ins w:id="654" w:author="Microsoft Office User" w:date="2016-11-07T16:46:00Z"/>
          <w:noProof/>
        </w:rPr>
      </w:pPr>
      <w:bookmarkStart w:id="655" w:name="_ENREF_38"/>
    </w:p>
    <w:p w14:paraId="555C568A" w14:textId="77777777" w:rsidR="00E36EE8" w:rsidRPr="00E36EE8" w:rsidRDefault="00E36EE8" w:rsidP="00E36EE8">
      <w:pPr>
        <w:pStyle w:val="EndNoteBibliography"/>
        <w:ind w:left="720" w:hanging="720"/>
        <w:rPr>
          <w:noProof/>
        </w:rPr>
      </w:pPr>
      <w:r w:rsidRPr="00E36EE8">
        <w:rPr>
          <w:noProof/>
        </w:rPr>
        <w:t xml:space="preserve">Moore KA, Neckles HA, Orth RJ (1996) </w:t>
      </w:r>
      <w:r w:rsidRPr="00612233">
        <w:rPr>
          <w:i/>
          <w:noProof/>
          <w:rPrChange w:id="656" w:author="Microsoft Office User" w:date="2016-11-07T16:57:00Z">
            <w:rPr>
              <w:noProof/>
            </w:rPr>
          </w:rPrChange>
        </w:rPr>
        <w:t>Zostera marina</w:t>
      </w:r>
      <w:r w:rsidRPr="00E36EE8">
        <w:rPr>
          <w:noProof/>
        </w:rPr>
        <w:t xml:space="preserve"> (eelgrass) growth and survival along a gradient of nutrients and turbidity in the lower Chesapeake Bay. Marine Ecology Progress Series</w:t>
      </w:r>
      <w:r w:rsidRPr="00E36EE8">
        <w:rPr>
          <w:i/>
          <w:noProof/>
        </w:rPr>
        <w:t>,</w:t>
      </w:r>
      <w:r w:rsidRPr="00E36EE8">
        <w:rPr>
          <w:noProof/>
        </w:rPr>
        <w:t xml:space="preserve"> </w:t>
      </w:r>
      <w:r w:rsidRPr="00E36EE8">
        <w:rPr>
          <w:b/>
          <w:noProof/>
        </w:rPr>
        <w:t>142</w:t>
      </w:r>
      <w:r w:rsidRPr="00E36EE8">
        <w:rPr>
          <w:noProof/>
        </w:rPr>
        <w:t>, 247-259.</w:t>
      </w:r>
      <w:bookmarkEnd w:id="655"/>
    </w:p>
    <w:p w14:paraId="55ADC6AD" w14:textId="77777777" w:rsidR="00D04C37" w:rsidRDefault="00D04C37" w:rsidP="00E36EE8">
      <w:pPr>
        <w:pStyle w:val="EndNoteBibliography"/>
        <w:ind w:left="720" w:hanging="720"/>
        <w:rPr>
          <w:ins w:id="657" w:author="Microsoft Office User" w:date="2016-11-07T16:46:00Z"/>
          <w:noProof/>
        </w:rPr>
      </w:pPr>
      <w:bookmarkStart w:id="658" w:name="_ENREF_39"/>
    </w:p>
    <w:p w14:paraId="276862B0" w14:textId="77777777" w:rsidR="00E36EE8" w:rsidRPr="00E36EE8" w:rsidRDefault="00E36EE8" w:rsidP="00E36EE8">
      <w:pPr>
        <w:pStyle w:val="EndNoteBibliography"/>
        <w:ind w:left="720" w:hanging="720"/>
        <w:rPr>
          <w:noProof/>
        </w:rPr>
      </w:pPr>
      <w:r w:rsidRPr="00E36EE8">
        <w:rPr>
          <w:noProof/>
        </w:rPr>
        <w:t xml:space="preserve">Neill PE, Arim M (2011) Human heatlh link to invasive species In: </w:t>
      </w:r>
      <w:r w:rsidRPr="00E36EE8">
        <w:rPr>
          <w:i/>
          <w:noProof/>
        </w:rPr>
        <w:t xml:space="preserve">Encyclopedia of environmental health </w:t>
      </w:r>
      <w:r w:rsidRPr="00E36EE8">
        <w:rPr>
          <w:noProof/>
        </w:rPr>
        <w:t>(ed Nriagu JO) pp Page. Burlington, Elsevier.</w:t>
      </w:r>
      <w:bookmarkEnd w:id="658"/>
    </w:p>
    <w:p w14:paraId="197B39AC" w14:textId="77777777" w:rsidR="00D04C37" w:rsidRDefault="00D04C37" w:rsidP="00E36EE8">
      <w:pPr>
        <w:pStyle w:val="EndNoteBibliography"/>
        <w:ind w:left="720" w:hanging="720"/>
        <w:rPr>
          <w:ins w:id="659" w:author="Microsoft Office User" w:date="2016-11-07T16:46:00Z"/>
          <w:noProof/>
        </w:rPr>
      </w:pPr>
      <w:bookmarkStart w:id="660" w:name="_ENREF_40"/>
    </w:p>
    <w:p w14:paraId="4B083BA2" w14:textId="77777777" w:rsidR="00E36EE8" w:rsidRPr="00E36EE8" w:rsidRDefault="00E36EE8" w:rsidP="00E36EE8">
      <w:pPr>
        <w:pStyle w:val="EndNoteBibliography"/>
        <w:ind w:left="720" w:hanging="720"/>
        <w:rPr>
          <w:noProof/>
        </w:rPr>
      </w:pPr>
      <w:r w:rsidRPr="00E36EE8">
        <w:rPr>
          <w:noProof/>
        </w:rPr>
        <w:t>Nilsson GE, Ostlund-Nilsson S (2004) Hypoxia in paradise: widespread hypoxia tolerance in coral reef fishes. Proceedings of the Royal Society B-Biological Sciences</w:t>
      </w:r>
      <w:r w:rsidRPr="00E36EE8">
        <w:rPr>
          <w:i/>
          <w:noProof/>
        </w:rPr>
        <w:t>,</w:t>
      </w:r>
      <w:r w:rsidRPr="00E36EE8">
        <w:rPr>
          <w:noProof/>
        </w:rPr>
        <w:t xml:space="preserve"> </w:t>
      </w:r>
      <w:r w:rsidRPr="00E36EE8">
        <w:rPr>
          <w:b/>
          <w:noProof/>
        </w:rPr>
        <w:t>271</w:t>
      </w:r>
      <w:r w:rsidRPr="00E36EE8">
        <w:rPr>
          <w:noProof/>
        </w:rPr>
        <w:t>, S30-S33.</w:t>
      </w:r>
      <w:bookmarkEnd w:id="660"/>
    </w:p>
    <w:p w14:paraId="65889BB1" w14:textId="77777777" w:rsidR="00D04C37" w:rsidRDefault="00D04C37" w:rsidP="00E36EE8">
      <w:pPr>
        <w:pStyle w:val="EndNoteBibliography"/>
        <w:ind w:left="720" w:hanging="720"/>
        <w:rPr>
          <w:ins w:id="661" w:author="Microsoft Office User" w:date="2016-11-07T16:46:00Z"/>
          <w:noProof/>
        </w:rPr>
      </w:pPr>
      <w:bookmarkStart w:id="662" w:name="_ENREF_41"/>
    </w:p>
    <w:p w14:paraId="2CFE2563" w14:textId="1F5B045B" w:rsidR="00E36EE8" w:rsidRPr="00E36EE8" w:rsidRDefault="00E36EE8" w:rsidP="00E36EE8">
      <w:pPr>
        <w:pStyle w:val="EndNoteBibliography"/>
        <w:ind w:left="720" w:hanging="720"/>
        <w:rPr>
          <w:noProof/>
        </w:rPr>
      </w:pPr>
      <w:r w:rsidRPr="00E36EE8">
        <w:rPr>
          <w:noProof/>
        </w:rPr>
        <w:t>Okamura B (1985) T</w:t>
      </w:r>
      <w:r w:rsidR="00612233" w:rsidRPr="00E36EE8">
        <w:rPr>
          <w:noProof/>
        </w:rPr>
        <w:t xml:space="preserve">he effects of ambient flow velocity, colony size, and upstream colonies on the feeding success of bryozoa .2. </w:t>
      </w:r>
      <w:del w:id="663" w:author="Microsoft Office User" w:date="2016-11-07T16:57:00Z">
        <w:r w:rsidR="00612233" w:rsidRPr="00850609" w:rsidDel="00850609">
          <w:rPr>
            <w:i/>
            <w:noProof/>
            <w:rPrChange w:id="664" w:author="Microsoft Office User" w:date="2016-11-07T16:57:00Z">
              <w:rPr>
                <w:noProof/>
              </w:rPr>
            </w:rPrChange>
          </w:rPr>
          <w:delText>conopeum</w:delText>
        </w:r>
      </w:del>
      <w:ins w:id="665" w:author="Microsoft Office User" w:date="2016-11-07T16:57:00Z">
        <w:r w:rsidR="00850609" w:rsidRPr="00850609">
          <w:rPr>
            <w:i/>
            <w:noProof/>
            <w:rPrChange w:id="666" w:author="Microsoft Office User" w:date="2016-11-07T16:57:00Z">
              <w:rPr>
                <w:noProof/>
              </w:rPr>
            </w:rPrChange>
          </w:rPr>
          <w:t>Conopeum</w:t>
        </w:r>
      </w:ins>
      <w:r w:rsidR="00612233" w:rsidRPr="00850609">
        <w:rPr>
          <w:i/>
          <w:noProof/>
          <w:rPrChange w:id="667" w:author="Microsoft Office User" w:date="2016-11-07T16:57:00Z">
            <w:rPr>
              <w:noProof/>
            </w:rPr>
          </w:rPrChange>
        </w:rPr>
        <w:t>-reticulum</w:t>
      </w:r>
      <w:r w:rsidR="00612233" w:rsidRPr="00E36EE8">
        <w:rPr>
          <w:noProof/>
        </w:rPr>
        <w:t xml:space="preserve"> (linnaeus), an encrusting species</w:t>
      </w:r>
      <w:r w:rsidRPr="00E36EE8">
        <w:rPr>
          <w:noProof/>
        </w:rPr>
        <w:t>. Journal of Experimental Marine Biology and Ecology</w:t>
      </w:r>
      <w:r w:rsidRPr="00E36EE8">
        <w:rPr>
          <w:i/>
          <w:noProof/>
        </w:rPr>
        <w:t>,</w:t>
      </w:r>
      <w:r w:rsidRPr="00E36EE8">
        <w:rPr>
          <w:noProof/>
        </w:rPr>
        <w:t xml:space="preserve"> </w:t>
      </w:r>
      <w:r w:rsidRPr="00E36EE8">
        <w:rPr>
          <w:b/>
          <w:noProof/>
        </w:rPr>
        <w:t>89</w:t>
      </w:r>
      <w:r w:rsidRPr="00E36EE8">
        <w:rPr>
          <w:noProof/>
        </w:rPr>
        <w:t>, 69-80.</w:t>
      </w:r>
      <w:bookmarkEnd w:id="662"/>
    </w:p>
    <w:p w14:paraId="44434F54" w14:textId="77777777" w:rsidR="00D04C37" w:rsidRDefault="00D04C37" w:rsidP="00E36EE8">
      <w:pPr>
        <w:pStyle w:val="EndNoteBibliography"/>
        <w:ind w:left="720" w:hanging="720"/>
        <w:rPr>
          <w:ins w:id="668" w:author="Microsoft Office User" w:date="2016-11-07T16:46:00Z"/>
          <w:noProof/>
        </w:rPr>
      </w:pPr>
      <w:bookmarkStart w:id="669" w:name="_ENREF_42"/>
    </w:p>
    <w:p w14:paraId="206C4C5F" w14:textId="77777777" w:rsidR="00E36EE8" w:rsidRPr="00E36EE8" w:rsidRDefault="00E36EE8" w:rsidP="00E36EE8">
      <w:pPr>
        <w:pStyle w:val="EndNoteBibliography"/>
        <w:ind w:left="720" w:hanging="720"/>
        <w:rPr>
          <w:noProof/>
        </w:rPr>
      </w:pPr>
      <w:r w:rsidRPr="00E36EE8">
        <w:rPr>
          <w:noProof/>
        </w:rPr>
        <w:t>Osinga R, Tramper J, Wijffels RH (1999) Cultivation of marine sponges. Marine Biotechnology</w:t>
      </w:r>
      <w:r w:rsidRPr="00E36EE8">
        <w:rPr>
          <w:i/>
          <w:noProof/>
        </w:rPr>
        <w:t>,</w:t>
      </w:r>
      <w:r w:rsidRPr="00E36EE8">
        <w:rPr>
          <w:noProof/>
        </w:rPr>
        <w:t xml:space="preserve"> </w:t>
      </w:r>
      <w:r w:rsidRPr="00E36EE8">
        <w:rPr>
          <w:b/>
          <w:noProof/>
        </w:rPr>
        <w:t>1</w:t>
      </w:r>
      <w:r w:rsidRPr="00E36EE8">
        <w:rPr>
          <w:noProof/>
        </w:rPr>
        <w:t>, 509-532.</w:t>
      </w:r>
      <w:bookmarkEnd w:id="669"/>
    </w:p>
    <w:p w14:paraId="3DC03304" w14:textId="77777777" w:rsidR="00D04C37" w:rsidRDefault="00D04C37" w:rsidP="00E36EE8">
      <w:pPr>
        <w:pStyle w:val="EndNoteBibliography"/>
        <w:ind w:left="720" w:hanging="720"/>
        <w:rPr>
          <w:ins w:id="670" w:author="Microsoft Office User" w:date="2016-11-07T16:46:00Z"/>
          <w:noProof/>
        </w:rPr>
      </w:pPr>
      <w:bookmarkStart w:id="671" w:name="_ENREF_43"/>
    </w:p>
    <w:p w14:paraId="5AF9E4AF" w14:textId="77777777" w:rsidR="00E36EE8" w:rsidRPr="00E36EE8" w:rsidRDefault="00E36EE8" w:rsidP="00E36EE8">
      <w:pPr>
        <w:pStyle w:val="EndNoteBibliography"/>
        <w:ind w:left="720" w:hanging="720"/>
        <w:rPr>
          <w:noProof/>
        </w:rPr>
      </w:pPr>
      <w:r w:rsidRPr="00E36EE8">
        <w:rPr>
          <w:noProof/>
        </w:rPr>
        <w:t>Palardy JE, Witman JD (2011) Water flow drives biodiversity by mediating rarity in marine benthic communities. Ecology Letters</w:t>
      </w:r>
      <w:r w:rsidRPr="00E36EE8">
        <w:rPr>
          <w:i/>
          <w:noProof/>
        </w:rPr>
        <w:t>,</w:t>
      </w:r>
      <w:r w:rsidRPr="00E36EE8">
        <w:rPr>
          <w:noProof/>
        </w:rPr>
        <w:t xml:space="preserve"> </w:t>
      </w:r>
      <w:r w:rsidRPr="00E36EE8">
        <w:rPr>
          <w:b/>
          <w:noProof/>
        </w:rPr>
        <w:t>14</w:t>
      </w:r>
      <w:r w:rsidRPr="00E36EE8">
        <w:rPr>
          <w:noProof/>
        </w:rPr>
        <w:t>, 63-68.</w:t>
      </w:r>
      <w:bookmarkEnd w:id="671"/>
    </w:p>
    <w:p w14:paraId="0A19F909" w14:textId="77777777" w:rsidR="00D04C37" w:rsidRDefault="00D04C37" w:rsidP="00E36EE8">
      <w:pPr>
        <w:pStyle w:val="EndNoteBibliography"/>
        <w:ind w:left="720" w:hanging="720"/>
        <w:rPr>
          <w:ins w:id="672" w:author="Microsoft Office User" w:date="2016-11-07T16:46:00Z"/>
          <w:noProof/>
        </w:rPr>
      </w:pPr>
      <w:bookmarkStart w:id="673" w:name="_ENREF_44"/>
    </w:p>
    <w:p w14:paraId="4F40A14E" w14:textId="01C391D7" w:rsidR="00E36EE8" w:rsidRPr="00E36EE8" w:rsidRDefault="00E36EE8" w:rsidP="00E36EE8">
      <w:pPr>
        <w:pStyle w:val="EndNoteBibliography"/>
        <w:ind w:left="720" w:hanging="720"/>
        <w:rPr>
          <w:noProof/>
        </w:rPr>
      </w:pPr>
      <w:r w:rsidRPr="00E36EE8">
        <w:rPr>
          <w:noProof/>
        </w:rPr>
        <w:t>Persson L (1985) A</w:t>
      </w:r>
      <w:r w:rsidR="00850609" w:rsidRPr="00E36EE8">
        <w:rPr>
          <w:noProof/>
        </w:rPr>
        <w:t>symmetrical competition - are larger animals competitively superior</w:t>
      </w:r>
      <w:r w:rsidRPr="00E36EE8">
        <w:rPr>
          <w:noProof/>
        </w:rPr>
        <w:t>. American Naturalist</w:t>
      </w:r>
      <w:r w:rsidRPr="00E36EE8">
        <w:rPr>
          <w:i/>
          <w:noProof/>
        </w:rPr>
        <w:t>,</w:t>
      </w:r>
      <w:r w:rsidRPr="00E36EE8">
        <w:rPr>
          <w:noProof/>
        </w:rPr>
        <w:t xml:space="preserve"> </w:t>
      </w:r>
      <w:r w:rsidRPr="00E36EE8">
        <w:rPr>
          <w:b/>
          <w:noProof/>
        </w:rPr>
        <w:t>126</w:t>
      </w:r>
      <w:r w:rsidRPr="00E36EE8">
        <w:rPr>
          <w:noProof/>
        </w:rPr>
        <w:t>, 261-266.</w:t>
      </w:r>
      <w:bookmarkEnd w:id="673"/>
    </w:p>
    <w:p w14:paraId="45AFC382" w14:textId="77777777" w:rsidR="00D04C37" w:rsidRDefault="00D04C37" w:rsidP="00E36EE8">
      <w:pPr>
        <w:pStyle w:val="EndNoteBibliography"/>
        <w:ind w:left="720" w:hanging="720"/>
        <w:rPr>
          <w:ins w:id="674" w:author="Microsoft Office User" w:date="2016-11-07T16:46:00Z"/>
          <w:noProof/>
        </w:rPr>
      </w:pPr>
      <w:bookmarkStart w:id="675" w:name="_ENREF_45"/>
    </w:p>
    <w:p w14:paraId="4635388D" w14:textId="77777777" w:rsidR="00E36EE8" w:rsidRPr="00E36EE8" w:rsidRDefault="00E36EE8" w:rsidP="00E36EE8">
      <w:pPr>
        <w:pStyle w:val="EndNoteBibliography"/>
        <w:ind w:left="720" w:hanging="720"/>
        <w:rPr>
          <w:noProof/>
        </w:rPr>
      </w:pPr>
      <w:r w:rsidRPr="00E36EE8">
        <w:rPr>
          <w:noProof/>
        </w:rPr>
        <w:t>Pettersen AK, White CR, Marshall DJ (2015) Why does offspring size affect performance? Integrating metabolic scaling with life-history theory. Proceedings. Biological sciences / The Royal Society</w:t>
      </w:r>
      <w:r w:rsidRPr="00E36EE8">
        <w:rPr>
          <w:i/>
          <w:noProof/>
        </w:rPr>
        <w:t>,</w:t>
      </w:r>
      <w:r w:rsidRPr="00E36EE8">
        <w:rPr>
          <w:noProof/>
        </w:rPr>
        <w:t xml:space="preserve"> </w:t>
      </w:r>
      <w:r w:rsidRPr="00E36EE8">
        <w:rPr>
          <w:b/>
          <w:noProof/>
        </w:rPr>
        <w:t>282</w:t>
      </w:r>
      <w:r w:rsidRPr="00E36EE8">
        <w:rPr>
          <w:noProof/>
        </w:rPr>
        <w:t>.</w:t>
      </w:r>
      <w:bookmarkEnd w:id="675"/>
    </w:p>
    <w:p w14:paraId="6499074D" w14:textId="77777777" w:rsidR="00D04C37" w:rsidRDefault="00D04C37" w:rsidP="00E36EE8">
      <w:pPr>
        <w:pStyle w:val="EndNoteBibliography"/>
        <w:ind w:left="720" w:hanging="720"/>
        <w:rPr>
          <w:ins w:id="676" w:author="Microsoft Office User" w:date="2016-11-07T16:46:00Z"/>
          <w:noProof/>
        </w:rPr>
      </w:pPr>
      <w:bookmarkStart w:id="677" w:name="_ENREF_46"/>
    </w:p>
    <w:p w14:paraId="641C388B" w14:textId="77777777" w:rsidR="00E36EE8" w:rsidRPr="00E36EE8" w:rsidRDefault="00E36EE8" w:rsidP="00E36EE8">
      <w:pPr>
        <w:pStyle w:val="EndNoteBibliography"/>
        <w:ind w:left="720" w:hanging="720"/>
        <w:rPr>
          <w:noProof/>
        </w:rPr>
      </w:pPr>
      <w:r w:rsidRPr="00E36EE8">
        <w:rPr>
          <w:noProof/>
        </w:rPr>
        <w:t>Pimentel D, Mcnair S, Janecka J</w:t>
      </w:r>
      <w:r w:rsidRPr="00E36EE8">
        <w:rPr>
          <w:i/>
          <w:noProof/>
        </w:rPr>
        <w:t xml:space="preserve"> et al.</w:t>
      </w:r>
      <w:r w:rsidRPr="00E36EE8">
        <w:rPr>
          <w:noProof/>
        </w:rPr>
        <w:t xml:space="preserve"> (2001) Economic and environmental threats of alien plant, animal, and microbe invasions. Agriculture Ecosystems &amp; Environment</w:t>
      </w:r>
      <w:r w:rsidRPr="00E36EE8">
        <w:rPr>
          <w:i/>
          <w:noProof/>
        </w:rPr>
        <w:t>,</w:t>
      </w:r>
      <w:r w:rsidRPr="00E36EE8">
        <w:rPr>
          <w:noProof/>
        </w:rPr>
        <w:t xml:space="preserve"> </w:t>
      </w:r>
      <w:r w:rsidRPr="00E36EE8">
        <w:rPr>
          <w:b/>
          <w:noProof/>
        </w:rPr>
        <w:t>84</w:t>
      </w:r>
      <w:r w:rsidRPr="00E36EE8">
        <w:rPr>
          <w:noProof/>
        </w:rPr>
        <w:t>, 1-20.</w:t>
      </w:r>
      <w:bookmarkEnd w:id="677"/>
    </w:p>
    <w:p w14:paraId="7286112D" w14:textId="77777777" w:rsidR="00D04C37" w:rsidRDefault="00D04C37" w:rsidP="00E36EE8">
      <w:pPr>
        <w:pStyle w:val="EndNoteBibliography"/>
        <w:ind w:left="720" w:hanging="720"/>
        <w:rPr>
          <w:ins w:id="678" w:author="Microsoft Office User" w:date="2016-11-07T16:46:00Z"/>
          <w:noProof/>
        </w:rPr>
      </w:pPr>
      <w:bookmarkStart w:id="679" w:name="_ENREF_47"/>
    </w:p>
    <w:p w14:paraId="2DE08075" w14:textId="77777777" w:rsidR="00E36EE8" w:rsidRPr="00E36EE8" w:rsidRDefault="00E36EE8" w:rsidP="00E36EE8">
      <w:pPr>
        <w:pStyle w:val="EndNoteBibliography"/>
        <w:ind w:left="720" w:hanging="720"/>
        <w:rPr>
          <w:noProof/>
        </w:rPr>
      </w:pPr>
      <w:r w:rsidRPr="00E36EE8">
        <w:rPr>
          <w:noProof/>
        </w:rPr>
        <w:t>Piola RF, Dafforn KA, Johnston EL (2009) The influence of antifouling practices on marine invasions. Biofouling</w:t>
      </w:r>
      <w:r w:rsidRPr="00E36EE8">
        <w:rPr>
          <w:i/>
          <w:noProof/>
        </w:rPr>
        <w:t>,</w:t>
      </w:r>
      <w:r w:rsidRPr="00E36EE8">
        <w:rPr>
          <w:noProof/>
        </w:rPr>
        <w:t xml:space="preserve"> </w:t>
      </w:r>
      <w:r w:rsidRPr="00E36EE8">
        <w:rPr>
          <w:b/>
          <w:noProof/>
        </w:rPr>
        <w:t>25</w:t>
      </w:r>
      <w:r w:rsidRPr="00E36EE8">
        <w:rPr>
          <w:noProof/>
        </w:rPr>
        <w:t>, 633-644.</w:t>
      </w:r>
      <w:bookmarkEnd w:id="679"/>
    </w:p>
    <w:p w14:paraId="241DFC27" w14:textId="77777777" w:rsidR="00D04C37" w:rsidRDefault="00D04C37" w:rsidP="00E36EE8">
      <w:pPr>
        <w:pStyle w:val="EndNoteBibliography"/>
        <w:ind w:left="720" w:hanging="720"/>
        <w:rPr>
          <w:ins w:id="680" w:author="Microsoft Office User" w:date="2016-11-07T16:46:00Z"/>
          <w:noProof/>
        </w:rPr>
      </w:pPr>
      <w:bookmarkStart w:id="681" w:name="_ENREF_48"/>
    </w:p>
    <w:p w14:paraId="4EE810EB" w14:textId="7C400F75" w:rsidR="00E36EE8" w:rsidRPr="00E36EE8" w:rsidRDefault="00E36EE8" w:rsidP="00E36EE8">
      <w:pPr>
        <w:pStyle w:val="EndNoteBibliography"/>
        <w:ind w:left="720" w:hanging="720"/>
        <w:rPr>
          <w:noProof/>
        </w:rPr>
      </w:pPr>
      <w:r w:rsidRPr="00E36EE8">
        <w:rPr>
          <w:noProof/>
        </w:rPr>
        <w:t xml:space="preserve">Portner HO, Grieshaber MK (1993) </w:t>
      </w:r>
      <w:ins w:id="682" w:author="Microsoft Office User" w:date="2016-11-07T16:58:00Z">
        <w:r w:rsidR="00850609">
          <w:rPr>
            <w:noProof/>
          </w:rPr>
          <w:t>C</w:t>
        </w:r>
      </w:ins>
      <w:del w:id="683" w:author="Microsoft Office User" w:date="2016-11-07T16:58:00Z">
        <w:r w:rsidR="00850609" w:rsidRPr="00850609" w:rsidDel="00850609">
          <w:rPr>
            <w:noProof/>
          </w:rPr>
          <w:delText>c</w:delText>
        </w:r>
      </w:del>
      <w:r w:rsidR="00850609" w:rsidRPr="00850609">
        <w:rPr>
          <w:noProof/>
        </w:rPr>
        <w:t>ritical p(o)(2)(s) in oxyconforming and oxyregulating animals - gas-exchange, metabolic-rate and the mode of energy-production</w:t>
      </w:r>
      <w:r w:rsidRPr="00E36EE8">
        <w:rPr>
          <w:i/>
          <w:noProof/>
        </w:rPr>
        <w:t xml:space="preserve">, </w:t>
      </w:r>
      <w:r w:rsidRPr="00E36EE8">
        <w:rPr>
          <w:noProof/>
        </w:rPr>
        <w:t>Boca Raton, Crc Press Inc.</w:t>
      </w:r>
      <w:bookmarkEnd w:id="681"/>
    </w:p>
    <w:p w14:paraId="736F49C5" w14:textId="77777777" w:rsidR="00D04C37" w:rsidRDefault="00D04C37" w:rsidP="00E36EE8">
      <w:pPr>
        <w:pStyle w:val="EndNoteBibliography"/>
        <w:ind w:left="720" w:hanging="720"/>
        <w:rPr>
          <w:ins w:id="684" w:author="Microsoft Office User" w:date="2016-11-07T16:46:00Z"/>
          <w:noProof/>
        </w:rPr>
      </w:pPr>
      <w:bookmarkStart w:id="685" w:name="_ENREF_49"/>
    </w:p>
    <w:p w14:paraId="38A91200" w14:textId="77777777" w:rsidR="00E36EE8" w:rsidRPr="00E36EE8" w:rsidRDefault="00E36EE8" w:rsidP="00E36EE8">
      <w:pPr>
        <w:pStyle w:val="EndNoteBibliography"/>
        <w:ind w:left="720" w:hanging="720"/>
        <w:rPr>
          <w:noProof/>
        </w:rPr>
      </w:pPr>
      <w:r w:rsidRPr="00E36EE8">
        <w:rPr>
          <w:noProof/>
        </w:rPr>
        <w:lastRenderedPageBreak/>
        <w:t xml:space="preserve">Ruiz G, Freestone A, Fofonoff P, Simkanin C (2009) Habitat Distribution and Heterogeneity in Marine Invasion Dynamics: the Importance of Hard Substrate and Artificial Structure. In: </w:t>
      </w:r>
      <w:r w:rsidRPr="00E36EE8">
        <w:rPr>
          <w:i/>
          <w:noProof/>
        </w:rPr>
        <w:t xml:space="preserve">Marine Hard Bottom Communities. </w:t>
      </w:r>
      <w:r w:rsidRPr="00E36EE8">
        <w:rPr>
          <w:noProof/>
        </w:rPr>
        <w:t>(ed Wahl M) pp Page., Springer Berlin Heidelberg.</w:t>
      </w:r>
      <w:bookmarkEnd w:id="685"/>
    </w:p>
    <w:p w14:paraId="6C60EF2B" w14:textId="77777777" w:rsidR="00D04C37" w:rsidRDefault="00D04C37" w:rsidP="00E36EE8">
      <w:pPr>
        <w:pStyle w:val="EndNoteBibliography"/>
        <w:ind w:left="720" w:hanging="720"/>
        <w:rPr>
          <w:ins w:id="686" w:author="Microsoft Office User" w:date="2016-11-07T16:46:00Z"/>
          <w:noProof/>
        </w:rPr>
      </w:pPr>
      <w:bookmarkStart w:id="687" w:name="_ENREF_50"/>
    </w:p>
    <w:p w14:paraId="1350A9B4" w14:textId="00423187" w:rsidR="00E36EE8" w:rsidRPr="00E36EE8" w:rsidRDefault="00E36EE8" w:rsidP="00E36EE8">
      <w:pPr>
        <w:pStyle w:val="EndNoteBibliography"/>
        <w:ind w:left="720" w:hanging="720"/>
        <w:rPr>
          <w:noProof/>
        </w:rPr>
      </w:pPr>
      <w:r w:rsidRPr="00E36EE8">
        <w:rPr>
          <w:noProof/>
        </w:rPr>
        <w:t>Shashar N, Cohen Y, Loya Y (1993) E</w:t>
      </w:r>
      <w:r w:rsidR="00850609" w:rsidRPr="00E36EE8">
        <w:rPr>
          <w:noProof/>
        </w:rPr>
        <w:t xml:space="preserve">xtreme diel fluctuations of oxygen in diffusive boundary-layers surrounding stony corals. </w:t>
      </w:r>
      <w:r w:rsidRPr="00E36EE8">
        <w:rPr>
          <w:noProof/>
        </w:rPr>
        <w:t>Biological bulletin</w:t>
      </w:r>
      <w:r w:rsidRPr="00E36EE8">
        <w:rPr>
          <w:i/>
          <w:noProof/>
        </w:rPr>
        <w:t>,</w:t>
      </w:r>
      <w:r w:rsidRPr="00E36EE8">
        <w:rPr>
          <w:noProof/>
        </w:rPr>
        <w:t xml:space="preserve"> </w:t>
      </w:r>
      <w:r w:rsidRPr="00E36EE8">
        <w:rPr>
          <w:b/>
          <w:noProof/>
        </w:rPr>
        <w:t>185</w:t>
      </w:r>
      <w:r w:rsidRPr="00E36EE8">
        <w:rPr>
          <w:noProof/>
        </w:rPr>
        <w:t>, 455-461.</w:t>
      </w:r>
      <w:bookmarkEnd w:id="687"/>
    </w:p>
    <w:p w14:paraId="7229CF24" w14:textId="77777777" w:rsidR="00D04C37" w:rsidRDefault="00D04C37" w:rsidP="00E36EE8">
      <w:pPr>
        <w:pStyle w:val="EndNoteBibliography"/>
        <w:ind w:left="720" w:hanging="720"/>
        <w:rPr>
          <w:ins w:id="688" w:author="Microsoft Office User" w:date="2016-11-07T16:46:00Z"/>
          <w:noProof/>
        </w:rPr>
      </w:pPr>
      <w:bookmarkStart w:id="689" w:name="_ENREF_51"/>
    </w:p>
    <w:p w14:paraId="403B45C4" w14:textId="77777777" w:rsidR="00E36EE8" w:rsidRPr="00E36EE8" w:rsidRDefault="00E36EE8" w:rsidP="00E36EE8">
      <w:pPr>
        <w:pStyle w:val="EndNoteBibliography"/>
        <w:ind w:left="720" w:hanging="720"/>
        <w:rPr>
          <w:noProof/>
        </w:rPr>
      </w:pPr>
      <w:r w:rsidRPr="00E36EE8">
        <w:rPr>
          <w:noProof/>
        </w:rPr>
        <w:t>Shea K, Chesson P (2002) Community ecology theory as a framework for biological invasions. Trends in Ecology &amp;amp; Evolution</w:t>
      </w:r>
      <w:r w:rsidRPr="00E36EE8">
        <w:rPr>
          <w:i/>
          <w:noProof/>
        </w:rPr>
        <w:t>,</w:t>
      </w:r>
      <w:r w:rsidRPr="00E36EE8">
        <w:rPr>
          <w:noProof/>
        </w:rPr>
        <w:t xml:space="preserve"> </w:t>
      </w:r>
      <w:r w:rsidRPr="00E36EE8">
        <w:rPr>
          <w:b/>
          <w:noProof/>
        </w:rPr>
        <w:t>17</w:t>
      </w:r>
      <w:r w:rsidRPr="00E36EE8">
        <w:rPr>
          <w:noProof/>
        </w:rPr>
        <w:t>, 170-176.</w:t>
      </w:r>
      <w:bookmarkEnd w:id="689"/>
    </w:p>
    <w:p w14:paraId="4F4BAF55" w14:textId="77777777" w:rsidR="00D04C37" w:rsidRDefault="00D04C37" w:rsidP="00E36EE8">
      <w:pPr>
        <w:pStyle w:val="EndNoteBibliography"/>
        <w:ind w:left="720" w:hanging="720"/>
        <w:rPr>
          <w:ins w:id="690" w:author="Microsoft Office User" w:date="2016-11-07T16:46:00Z"/>
          <w:noProof/>
        </w:rPr>
      </w:pPr>
      <w:bookmarkStart w:id="691" w:name="_ENREF_52"/>
    </w:p>
    <w:p w14:paraId="34021B59" w14:textId="475C3D54" w:rsidR="00E36EE8" w:rsidRPr="00E36EE8" w:rsidRDefault="00E36EE8" w:rsidP="00E36EE8">
      <w:pPr>
        <w:pStyle w:val="EndNoteBibliography"/>
        <w:ind w:left="720" w:hanging="720"/>
        <w:rPr>
          <w:noProof/>
        </w:rPr>
      </w:pPr>
      <w:r w:rsidRPr="00E36EE8">
        <w:rPr>
          <w:noProof/>
        </w:rPr>
        <w:t>Shimeta J, Jumars PA (1991) P</w:t>
      </w:r>
      <w:r w:rsidR="00850609" w:rsidRPr="00E36EE8">
        <w:rPr>
          <w:noProof/>
        </w:rPr>
        <w:t>hysical-mechanisms and rates of particle capture by suspension-feeders</w:t>
      </w:r>
      <w:r w:rsidRPr="00E36EE8">
        <w:rPr>
          <w:noProof/>
        </w:rPr>
        <w:t>. Oceanography and Marine Biology</w:t>
      </w:r>
      <w:r w:rsidRPr="00E36EE8">
        <w:rPr>
          <w:i/>
          <w:noProof/>
        </w:rPr>
        <w:t>,</w:t>
      </w:r>
      <w:r w:rsidRPr="00E36EE8">
        <w:rPr>
          <w:noProof/>
        </w:rPr>
        <w:t xml:space="preserve"> </w:t>
      </w:r>
      <w:r w:rsidRPr="00E36EE8">
        <w:rPr>
          <w:b/>
          <w:noProof/>
        </w:rPr>
        <w:t>29</w:t>
      </w:r>
      <w:r w:rsidRPr="00E36EE8">
        <w:rPr>
          <w:noProof/>
        </w:rPr>
        <w:t>, 191-257.</w:t>
      </w:r>
      <w:bookmarkEnd w:id="691"/>
    </w:p>
    <w:p w14:paraId="621104E2" w14:textId="77777777" w:rsidR="00D04C37" w:rsidRDefault="00D04C37" w:rsidP="00E36EE8">
      <w:pPr>
        <w:pStyle w:val="EndNoteBibliography"/>
        <w:ind w:left="720" w:hanging="720"/>
        <w:rPr>
          <w:ins w:id="692" w:author="Microsoft Office User" w:date="2016-11-07T16:46:00Z"/>
          <w:noProof/>
        </w:rPr>
      </w:pPr>
      <w:bookmarkStart w:id="693" w:name="_ENREF_53"/>
    </w:p>
    <w:p w14:paraId="60699FDA" w14:textId="77777777" w:rsidR="00E36EE8" w:rsidRPr="00E36EE8" w:rsidRDefault="00E36EE8" w:rsidP="00E36EE8">
      <w:pPr>
        <w:pStyle w:val="EndNoteBibliography"/>
        <w:ind w:left="720" w:hanging="720"/>
        <w:rPr>
          <w:noProof/>
        </w:rPr>
      </w:pPr>
      <w:r w:rsidRPr="00E36EE8">
        <w:rPr>
          <w:noProof/>
        </w:rPr>
        <w:t>Simberloff D, Von Holle B (1999) Positive Interactions of Nonindigenous Species: Invasional Meltdown? Biological Invasions</w:t>
      </w:r>
      <w:r w:rsidRPr="00E36EE8">
        <w:rPr>
          <w:i/>
          <w:noProof/>
        </w:rPr>
        <w:t>,</w:t>
      </w:r>
      <w:r w:rsidRPr="00E36EE8">
        <w:rPr>
          <w:noProof/>
        </w:rPr>
        <w:t xml:space="preserve"> </w:t>
      </w:r>
      <w:r w:rsidRPr="00E36EE8">
        <w:rPr>
          <w:b/>
          <w:noProof/>
        </w:rPr>
        <w:t>1</w:t>
      </w:r>
      <w:r w:rsidRPr="00E36EE8">
        <w:rPr>
          <w:noProof/>
        </w:rPr>
        <w:t>, 21-32.</w:t>
      </w:r>
      <w:bookmarkEnd w:id="693"/>
    </w:p>
    <w:p w14:paraId="08306FE8" w14:textId="77777777" w:rsidR="00D04C37" w:rsidRDefault="00D04C37" w:rsidP="00E36EE8">
      <w:pPr>
        <w:pStyle w:val="EndNoteBibliography"/>
        <w:ind w:left="720" w:hanging="720"/>
        <w:rPr>
          <w:ins w:id="694" w:author="Microsoft Office User" w:date="2016-11-07T16:46:00Z"/>
          <w:noProof/>
        </w:rPr>
      </w:pPr>
      <w:bookmarkStart w:id="695" w:name="_ENREF_54"/>
    </w:p>
    <w:p w14:paraId="21919F27" w14:textId="77777777" w:rsidR="00E36EE8" w:rsidRPr="00E36EE8" w:rsidRDefault="00E36EE8" w:rsidP="00E36EE8">
      <w:pPr>
        <w:pStyle w:val="EndNoteBibliography"/>
        <w:ind w:left="720" w:hanging="720"/>
        <w:rPr>
          <w:noProof/>
        </w:rPr>
      </w:pPr>
      <w:r w:rsidRPr="00E36EE8">
        <w:rPr>
          <w:noProof/>
        </w:rPr>
        <w:t xml:space="preserve">Stammerjohn S, Smith E, Boynton WR, Kemp WM (1991) </w:t>
      </w:r>
      <w:r w:rsidRPr="00E36EE8">
        <w:rPr>
          <w:i/>
          <w:noProof/>
        </w:rPr>
        <w:t xml:space="preserve">Potential impacts from marinas and boats in Baltimore Harbor, </w:t>
      </w:r>
      <w:r w:rsidRPr="00E36EE8">
        <w:rPr>
          <w:noProof/>
        </w:rPr>
        <w:t>Solomons, MD, Chesapeake Research Consortium.</w:t>
      </w:r>
      <w:bookmarkEnd w:id="695"/>
    </w:p>
    <w:p w14:paraId="7F1AE76F" w14:textId="77777777" w:rsidR="00D04C37" w:rsidRDefault="00D04C37" w:rsidP="00E36EE8">
      <w:pPr>
        <w:pStyle w:val="EndNoteBibliography"/>
        <w:ind w:left="720" w:hanging="720"/>
        <w:rPr>
          <w:ins w:id="696" w:author="Microsoft Office User" w:date="2016-11-07T16:47:00Z"/>
          <w:noProof/>
        </w:rPr>
      </w:pPr>
      <w:bookmarkStart w:id="697" w:name="_ENREF_55"/>
    </w:p>
    <w:p w14:paraId="301E8F67" w14:textId="77777777" w:rsidR="00E36EE8" w:rsidRPr="00E36EE8" w:rsidRDefault="00E36EE8" w:rsidP="00E36EE8">
      <w:pPr>
        <w:pStyle w:val="EndNoteBibliography"/>
        <w:ind w:left="720" w:hanging="720"/>
        <w:rPr>
          <w:noProof/>
        </w:rPr>
      </w:pPr>
      <w:r w:rsidRPr="00E36EE8">
        <w:rPr>
          <w:noProof/>
        </w:rPr>
        <w:t xml:space="preserve">Stillman J, Somero GN (1996) Adaptation to temperature stress and aerial exposure in congeneric species of intertidal porcelain crabs (genus </w:t>
      </w:r>
      <w:r w:rsidRPr="00E36EE8">
        <w:rPr>
          <w:i/>
          <w:noProof/>
        </w:rPr>
        <w:t>Petrolisthes</w:t>
      </w:r>
      <w:r w:rsidRPr="00E36EE8">
        <w:rPr>
          <w:noProof/>
        </w:rPr>
        <w:t>): Correlation of physiology, biochemistry and morphology with vertical distribution. Journal of Experimental Biology</w:t>
      </w:r>
      <w:r w:rsidRPr="00E36EE8">
        <w:rPr>
          <w:i/>
          <w:noProof/>
        </w:rPr>
        <w:t>,</w:t>
      </w:r>
      <w:r w:rsidRPr="00E36EE8">
        <w:rPr>
          <w:noProof/>
        </w:rPr>
        <w:t xml:space="preserve"> </w:t>
      </w:r>
      <w:r w:rsidRPr="00E36EE8">
        <w:rPr>
          <w:b/>
          <w:noProof/>
        </w:rPr>
        <w:t>199</w:t>
      </w:r>
      <w:r w:rsidRPr="00E36EE8">
        <w:rPr>
          <w:noProof/>
        </w:rPr>
        <w:t>, 1845-1855.</w:t>
      </w:r>
      <w:bookmarkEnd w:id="697"/>
    </w:p>
    <w:p w14:paraId="17A72F71" w14:textId="77777777" w:rsidR="00D04C37" w:rsidRDefault="00D04C37" w:rsidP="00E36EE8">
      <w:pPr>
        <w:pStyle w:val="EndNoteBibliography"/>
        <w:ind w:left="720" w:hanging="720"/>
        <w:rPr>
          <w:ins w:id="698" w:author="Microsoft Office User" w:date="2016-11-07T16:47:00Z"/>
          <w:noProof/>
        </w:rPr>
      </w:pPr>
      <w:bookmarkStart w:id="699" w:name="_ENREF_56"/>
    </w:p>
    <w:p w14:paraId="2FE4203A" w14:textId="77777777" w:rsidR="00E36EE8" w:rsidRPr="00E36EE8" w:rsidRDefault="00E36EE8" w:rsidP="00E36EE8">
      <w:pPr>
        <w:pStyle w:val="EndNoteBibliography"/>
        <w:ind w:left="720" w:hanging="720"/>
        <w:rPr>
          <w:noProof/>
        </w:rPr>
      </w:pPr>
      <w:r w:rsidRPr="00E36EE8">
        <w:rPr>
          <w:noProof/>
        </w:rPr>
        <w:t>Sundareshwar PV, Upadhayay S, Abessa M</w:t>
      </w:r>
      <w:r w:rsidRPr="00E36EE8">
        <w:rPr>
          <w:i/>
          <w:noProof/>
        </w:rPr>
        <w:t xml:space="preserve"> et al.</w:t>
      </w:r>
      <w:r w:rsidRPr="00E36EE8">
        <w:rPr>
          <w:noProof/>
        </w:rPr>
        <w:t xml:space="preserve"> (2011) </w:t>
      </w:r>
      <w:r w:rsidRPr="00850609">
        <w:rPr>
          <w:i/>
          <w:noProof/>
          <w:rPrChange w:id="700" w:author="Microsoft Office User" w:date="2016-11-07T17:00:00Z">
            <w:rPr>
              <w:noProof/>
            </w:rPr>
          </w:rPrChange>
        </w:rPr>
        <w:t>Didymosphenia geminata</w:t>
      </w:r>
      <w:r w:rsidRPr="00E36EE8">
        <w:rPr>
          <w:noProof/>
        </w:rPr>
        <w:t>: Algal blooms in oligotrophic streams and rivers. Geophysical Research Letters</w:t>
      </w:r>
      <w:r w:rsidRPr="00E36EE8">
        <w:rPr>
          <w:i/>
          <w:noProof/>
        </w:rPr>
        <w:t>,</w:t>
      </w:r>
      <w:r w:rsidRPr="00E36EE8">
        <w:rPr>
          <w:noProof/>
        </w:rPr>
        <w:t xml:space="preserve"> </w:t>
      </w:r>
      <w:r w:rsidRPr="00E36EE8">
        <w:rPr>
          <w:b/>
          <w:noProof/>
        </w:rPr>
        <w:t>38</w:t>
      </w:r>
      <w:r w:rsidRPr="00E36EE8">
        <w:rPr>
          <w:noProof/>
        </w:rPr>
        <w:t>.</w:t>
      </w:r>
      <w:bookmarkEnd w:id="699"/>
    </w:p>
    <w:p w14:paraId="501DBC4B" w14:textId="77777777" w:rsidR="00D04C37" w:rsidRDefault="00D04C37" w:rsidP="00E36EE8">
      <w:pPr>
        <w:pStyle w:val="EndNoteBibliography"/>
        <w:ind w:left="720" w:hanging="720"/>
        <w:rPr>
          <w:ins w:id="701" w:author="Microsoft Office User" w:date="2016-11-07T16:47:00Z"/>
          <w:noProof/>
        </w:rPr>
      </w:pPr>
      <w:bookmarkStart w:id="702" w:name="_ENREF_57"/>
    </w:p>
    <w:p w14:paraId="155D4FA4" w14:textId="77777777" w:rsidR="00E36EE8" w:rsidRPr="00E36EE8" w:rsidRDefault="00E36EE8" w:rsidP="00E36EE8">
      <w:pPr>
        <w:pStyle w:val="EndNoteBibliography"/>
        <w:ind w:left="720" w:hanging="720"/>
        <w:rPr>
          <w:noProof/>
        </w:rPr>
      </w:pPr>
      <w:r w:rsidRPr="00E36EE8">
        <w:rPr>
          <w:noProof/>
        </w:rPr>
        <w:t>Svensson JR, Marshall DJ (2015) Limiting resources in sessile systems: food enhances diversity and growth of suspension feeders despite available space. Ecology</w:t>
      </w:r>
      <w:r w:rsidRPr="00E36EE8">
        <w:rPr>
          <w:i/>
          <w:noProof/>
        </w:rPr>
        <w:t>,</w:t>
      </w:r>
      <w:r w:rsidRPr="00E36EE8">
        <w:rPr>
          <w:noProof/>
        </w:rPr>
        <w:t xml:space="preserve"> </w:t>
      </w:r>
      <w:r w:rsidRPr="00E36EE8">
        <w:rPr>
          <w:b/>
          <w:noProof/>
        </w:rPr>
        <w:t>96</w:t>
      </w:r>
      <w:r w:rsidRPr="00E36EE8">
        <w:rPr>
          <w:noProof/>
        </w:rPr>
        <w:t>, 819-827.</w:t>
      </w:r>
      <w:bookmarkEnd w:id="702"/>
    </w:p>
    <w:p w14:paraId="356E31A8" w14:textId="77777777" w:rsidR="00D04C37" w:rsidRDefault="00D04C37" w:rsidP="00E36EE8">
      <w:pPr>
        <w:pStyle w:val="EndNoteBibliography"/>
        <w:ind w:left="720" w:hanging="720"/>
        <w:rPr>
          <w:ins w:id="703" w:author="Microsoft Office User" w:date="2016-11-07T16:47:00Z"/>
          <w:noProof/>
        </w:rPr>
      </w:pPr>
      <w:bookmarkStart w:id="704" w:name="_ENREF_58"/>
    </w:p>
    <w:p w14:paraId="7D69EAF8" w14:textId="77777777" w:rsidR="00E36EE8" w:rsidRPr="00E36EE8" w:rsidRDefault="00E36EE8" w:rsidP="00E36EE8">
      <w:pPr>
        <w:pStyle w:val="EndNoteBibliography"/>
        <w:ind w:left="720" w:hanging="720"/>
        <w:rPr>
          <w:noProof/>
        </w:rPr>
      </w:pPr>
      <w:r w:rsidRPr="00E36EE8">
        <w:rPr>
          <w:noProof/>
        </w:rPr>
        <w:t>Tilman D (2004) Niche tradeoffs, neutrality, and community structure: A stochastic theory of resource competition, invasion, and community assembly. Proceedings of the National Academy of Sciences of the United States of America</w:t>
      </w:r>
      <w:r w:rsidRPr="00E36EE8">
        <w:rPr>
          <w:i/>
          <w:noProof/>
        </w:rPr>
        <w:t>,</w:t>
      </w:r>
      <w:r w:rsidRPr="00E36EE8">
        <w:rPr>
          <w:noProof/>
        </w:rPr>
        <w:t xml:space="preserve"> </w:t>
      </w:r>
      <w:r w:rsidRPr="00E36EE8">
        <w:rPr>
          <w:b/>
          <w:noProof/>
        </w:rPr>
        <w:t>101</w:t>
      </w:r>
      <w:r w:rsidRPr="00E36EE8">
        <w:rPr>
          <w:noProof/>
        </w:rPr>
        <w:t>, 10854-10861.</w:t>
      </w:r>
      <w:bookmarkEnd w:id="704"/>
    </w:p>
    <w:p w14:paraId="54073449" w14:textId="77777777" w:rsidR="00D04C37" w:rsidRDefault="00D04C37" w:rsidP="00E36EE8">
      <w:pPr>
        <w:pStyle w:val="EndNoteBibliography"/>
        <w:ind w:left="720" w:hanging="720"/>
        <w:rPr>
          <w:ins w:id="705" w:author="Microsoft Office User" w:date="2016-11-07T16:47:00Z"/>
          <w:noProof/>
        </w:rPr>
      </w:pPr>
      <w:bookmarkStart w:id="706" w:name="_ENREF_59"/>
    </w:p>
    <w:p w14:paraId="6F493AB7" w14:textId="77777777" w:rsidR="00E36EE8" w:rsidRPr="00E36EE8" w:rsidRDefault="00E36EE8" w:rsidP="00E36EE8">
      <w:pPr>
        <w:pStyle w:val="EndNoteBibliography"/>
        <w:ind w:left="720" w:hanging="720"/>
        <w:rPr>
          <w:noProof/>
        </w:rPr>
      </w:pPr>
      <w:r w:rsidRPr="00E36EE8">
        <w:rPr>
          <w:noProof/>
        </w:rPr>
        <w:t>Van Kleunen M, Dawson W, Schlaepfer D, Jeschke JM, Fischer M (2010a) Are invaders different? A conceptual framework of comparative approaches for assessing determinants of invasiveness. Ecology Letters</w:t>
      </w:r>
      <w:r w:rsidRPr="00E36EE8">
        <w:rPr>
          <w:i/>
          <w:noProof/>
        </w:rPr>
        <w:t>,</w:t>
      </w:r>
      <w:r w:rsidRPr="00E36EE8">
        <w:rPr>
          <w:noProof/>
        </w:rPr>
        <w:t xml:space="preserve"> </w:t>
      </w:r>
      <w:r w:rsidRPr="00E36EE8">
        <w:rPr>
          <w:b/>
          <w:noProof/>
        </w:rPr>
        <w:t>13</w:t>
      </w:r>
      <w:r w:rsidRPr="00E36EE8">
        <w:rPr>
          <w:noProof/>
        </w:rPr>
        <w:t>, 947-958.</w:t>
      </w:r>
      <w:bookmarkEnd w:id="706"/>
    </w:p>
    <w:p w14:paraId="0930813E" w14:textId="77777777" w:rsidR="00D04C37" w:rsidRDefault="00D04C37" w:rsidP="00E36EE8">
      <w:pPr>
        <w:pStyle w:val="EndNoteBibliography"/>
        <w:ind w:left="720" w:hanging="720"/>
        <w:rPr>
          <w:ins w:id="707" w:author="Microsoft Office User" w:date="2016-11-07T16:47:00Z"/>
          <w:noProof/>
        </w:rPr>
      </w:pPr>
      <w:bookmarkStart w:id="708" w:name="_ENREF_60"/>
    </w:p>
    <w:p w14:paraId="79C21E39" w14:textId="77777777" w:rsidR="00E36EE8" w:rsidRPr="00E36EE8" w:rsidRDefault="00E36EE8" w:rsidP="00E36EE8">
      <w:pPr>
        <w:pStyle w:val="EndNoteBibliography"/>
        <w:ind w:left="720" w:hanging="720"/>
        <w:rPr>
          <w:noProof/>
        </w:rPr>
      </w:pPr>
      <w:r w:rsidRPr="00E36EE8">
        <w:rPr>
          <w:noProof/>
        </w:rPr>
        <w:t>Van Kleunen M, Weber E, Fischer M (2010b) A meta-analysis of trait differences between invasive and non-invasive plant species. Ecology Letters</w:t>
      </w:r>
      <w:r w:rsidRPr="00E36EE8">
        <w:rPr>
          <w:i/>
          <w:noProof/>
        </w:rPr>
        <w:t>,</w:t>
      </w:r>
      <w:r w:rsidRPr="00E36EE8">
        <w:rPr>
          <w:noProof/>
        </w:rPr>
        <w:t xml:space="preserve"> </w:t>
      </w:r>
      <w:r w:rsidRPr="00E36EE8">
        <w:rPr>
          <w:b/>
          <w:noProof/>
        </w:rPr>
        <w:t>13</w:t>
      </w:r>
      <w:r w:rsidRPr="00E36EE8">
        <w:rPr>
          <w:noProof/>
        </w:rPr>
        <w:t>, 235-245.</w:t>
      </w:r>
      <w:bookmarkEnd w:id="708"/>
    </w:p>
    <w:p w14:paraId="1456C9DC" w14:textId="77777777" w:rsidR="00D04C37" w:rsidRDefault="00D04C37" w:rsidP="00E36EE8">
      <w:pPr>
        <w:pStyle w:val="EndNoteBibliography"/>
        <w:ind w:left="720" w:hanging="720"/>
        <w:rPr>
          <w:ins w:id="709" w:author="Microsoft Office User" w:date="2016-11-07T16:47:00Z"/>
          <w:noProof/>
        </w:rPr>
      </w:pPr>
      <w:bookmarkStart w:id="710" w:name="_ENREF_61"/>
    </w:p>
    <w:p w14:paraId="6E92FD76" w14:textId="77777777" w:rsidR="00E36EE8" w:rsidRPr="00E36EE8" w:rsidRDefault="00E36EE8" w:rsidP="00E36EE8">
      <w:pPr>
        <w:pStyle w:val="EndNoteBibliography"/>
        <w:ind w:left="720" w:hanging="720"/>
        <w:rPr>
          <w:noProof/>
        </w:rPr>
      </w:pPr>
      <w:r w:rsidRPr="00E36EE8">
        <w:rPr>
          <w:noProof/>
        </w:rPr>
        <w:t>Verberk WCEP, Bilton DT, Calosi P, Spicer JI (2011) Oxygen supply in aquatic ectotherms: Partial pressure and solubility together explain biodiversity and size patterns. Ecology</w:t>
      </w:r>
      <w:r w:rsidRPr="00E36EE8">
        <w:rPr>
          <w:i/>
          <w:noProof/>
        </w:rPr>
        <w:t>,</w:t>
      </w:r>
      <w:r w:rsidRPr="00E36EE8">
        <w:rPr>
          <w:noProof/>
        </w:rPr>
        <w:t xml:space="preserve"> </w:t>
      </w:r>
      <w:r w:rsidRPr="00E36EE8">
        <w:rPr>
          <w:b/>
          <w:noProof/>
        </w:rPr>
        <w:t>92</w:t>
      </w:r>
      <w:r w:rsidRPr="00E36EE8">
        <w:rPr>
          <w:noProof/>
        </w:rPr>
        <w:t>, 1565-1572.</w:t>
      </w:r>
      <w:bookmarkEnd w:id="710"/>
    </w:p>
    <w:p w14:paraId="741DB61F" w14:textId="77777777" w:rsidR="00D04C37" w:rsidRDefault="00D04C37" w:rsidP="00E36EE8">
      <w:pPr>
        <w:pStyle w:val="EndNoteBibliography"/>
        <w:ind w:left="720" w:hanging="720"/>
        <w:rPr>
          <w:ins w:id="711" w:author="Microsoft Office User" w:date="2016-11-07T16:47:00Z"/>
          <w:noProof/>
        </w:rPr>
      </w:pPr>
      <w:bookmarkStart w:id="712" w:name="_ENREF_62"/>
    </w:p>
    <w:p w14:paraId="548F3F28" w14:textId="77777777" w:rsidR="00E36EE8" w:rsidRPr="00E36EE8" w:rsidRDefault="00E36EE8" w:rsidP="00E36EE8">
      <w:pPr>
        <w:pStyle w:val="EndNoteBibliography"/>
        <w:ind w:left="720" w:hanging="720"/>
        <w:rPr>
          <w:noProof/>
        </w:rPr>
      </w:pPr>
      <w:r w:rsidRPr="00E36EE8">
        <w:rPr>
          <w:noProof/>
        </w:rPr>
        <w:t>Vitousek PM, Dantonio CM, Loope LL, Westbrooks R (1996) Biological invasions as global environmental change. American Scientist</w:t>
      </w:r>
      <w:r w:rsidRPr="00E36EE8">
        <w:rPr>
          <w:i/>
          <w:noProof/>
        </w:rPr>
        <w:t>,</w:t>
      </w:r>
      <w:r w:rsidRPr="00E36EE8">
        <w:rPr>
          <w:noProof/>
        </w:rPr>
        <w:t xml:space="preserve"> </w:t>
      </w:r>
      <w:r w:rsidRPr="00E36EE8">
        <w:rPr>
          <w:b/>
          <w:noProof/>
        </w:rPr>
        <w:t>84</w:t>
      </w:r>
      <w:r w:rsidRPr="00E36EE8">
        <w:rPr>
          <w:noProof/>
        </w:rPr>
        <w:t>, 468-478.</w:t>
      </w:r>
      <w:bookmarkEnd w:id="712"/>
    </w:p>
    <w:p w14:paraId="723E5C49" w14:textId="77777777" w:rsidR="00D04C37" w:rsidRDefault="00D04C37" w:rsidP="00E36EE8">
      <w:pPr>
        <w:pStyle w:val="EndNoteBibliography"/>
        <w:ind w:left="720" w:hanging="720"/>
        <w:rPr>
          <w:ins w:id="713" w:author="Microsoft Office User" w:date="2016-11-07T16:47:00Z"/>
          <w:noProof/>
        </w:rPr>
      </w:pPr>
      <w:bookmarkStart w:id="714" w:name="_ENREF_63"/>
    </w:p>
    <w:p w14:paraId="65522DEC" w14:textId="77777777" w:rsidR="00E36EE8" w:rsidRPr="00E36EE8" w:rsidRDefault="00E36EE8" w:rsidP="00E36EE8">
      <w:pPr>
        <w:pStyle w:val="EndNoteBibliography"/>
        <w:ind w:left="720" w:hanging="720"/>
        <w:rPr>
          <w:noProof/>
        </w:rPr>
      </w:pPr>
      <w:r w:rsidRPr="00E36EE8">
        <w:rPr>
          <w:noProof/>
        </w:rPr>
        <w:lastRenderedPageBreak/>
        <w:t xml:space="preserve">Vogel S (1994) </w:t>
      </w:r>
      <w:r w:rsidRPr="00E36EE8">
        <w:rPr>
          <w:i/>
          <w:noProof/>
        </w:rPr>
        <w:t>Life in Moving Fluids: The Physical Biology of Flow</w:t>
      </w:r>
      <w:r w:rsidRPr="00E36EE8">
        <w:rPr>
          <w:noProof/>
        </w:rPr>
        <w:t>, Princeton University Press.</w:t>
      </w:r>
      <w:bookmarkEnd w:id="714"/>
    </w:p>
    <w:p w14:paraId="2BA67E61" w14:textId="77777777" w:rsidR="00324A23" w:rsidRDefault="00324A23" w:rsidP="00E36EE8">
      <w:pPr>
        <w:pStyle w:val="EndNoteBibliography"/>
        <w:ind w:left="720" w:hanging="720"/>
        <w:rPr>
          <w:ins w:id="715" w:author="Microsoft Office User" w:date="2016-11-07T16:47:00Z"/>
          <w:noProof/>
        </w:rPr>
      </w:pPr>
      <w:bookmarkStart w:id="716" w:name="_ENREF_64"/>
    </w:p>
    <w:p w14:paraId="4E29C5CC" w14:textId="77777777" w:rsidR="00E36EE8" w:rsidRPr="00E36EE8" w:rsidRDefault="00E36EE8" w:rsidP="00E36EE8">
      <w:pPr>
        <w:pStyle w:val="EndNoteBibliography"/>
        <w:ind w:left="720" w:hanging="720"/>
        <w:rPr>
          <w:noProof/>
        </w:rPr>
      </w:pPr>
      <w:r w:rsidRPr="00E36EE8">
        <w:rPr>
          <w:noProof/>
        </w:rPr>
        <w:t>White CR, Kearney MR, Matthews PGD, Kooijman S, Marshall DJ (2011) A Manipulative Test of Competing Theories for Metabolic Scaling. American Naturalist</w:t>
      </w:r>
      <w:r w:rsidRPr="00E36EE8">
        <w:rPr>
          <w:i/>
          <w:noProof/>
        </w:rPr>
        <w:t>,</w:t>
      </w:r>
      <w:r w:rsidRPr="00E36EE8">
        <w:rPr>
          <w:noProof/>
        </w:rPr>
        <w:t xml:space="preserve"> </w:t>
      </w:r>
      <w:r w:rsidRPr="00E36EE8">
        <w:rPr>
          <w:b/>
          <w:noProof/>
        </w:rPr>
        <w:t>178</w:t>
      </w:r>
      <w:r w:rsidRPr="00E36EE8">
        <w:rPr>
          <w:noProof/>
        </w:rPr>
        <w:t>, 746-754.</w:t>
      </w:r>
      <w:bookmarkEnd w:id="716"/>
    </w:p>
    <w:p w14:paraId="301BC68B" w14:textId="77777777" w:rsidR="00324A23" w:rsidRDefault="00324A23" w:rsidP="00E36EE8">
      <w:pPr>
        <w:pStyle w:val="EndNoteBibliography"/>
        <w:ind w:left="720" w:hanging="720"/>
        <w:rPr>
          <w:ins w:id="717" w:author="Microsoft Office User" w:date="2016-11-07T16:47:00Z"/>
          <w:noProof/>
        </w:rPr>
      </w:pPr>
      <w:bookmarkStart w:id="718" w:name="_ENREF_65"/>
    </w:p>
    <w:p w14:paraId="437FFC04" w14:textId="77777777" w:rsidR="00E36EE8" w:rsidRPr="00E36EE8" w:rsidRDefault="00E36EE8" w:rsidP="00E36EE8">
      <w:pPr>
        <w:pStyle w:val="EndNoteBibliography"/>
        <w:ind w:left="720" w:hanging="720"/>
        <w:rPr>
          <w:noProof/>
        </w:rPr>
      </w:pPr>
      <w:r w:rsidRPr="00E36EE8">
        <w:rPr>
          <w:noProof/>
        </w:rPr>
        <w:t>Wilding TA (2014) Effects of man-made structures on sedimentary oxygenation: Extent, seasonality and implications for offshore renewables. Marine Environmental Research</w:t>
      </w:r>
      <w:r w:rsidRPr="00E36EE8">
        <w:rPr>
          <w:i/>
          <w:noProof/>
        </w:rPr>
        <w:t>,</w:t>
      </w:r>
      <w:r w:rsidRPr="00E36EE8">
        <w:rPr>
          <w:noProof/>
        </w:rPr>
        <w:t xml:space="preserve"> </w:t>
      </w:r>
      <w:r w:rsidRPr="00E36EE8">
        <w:rPr>
          <w:b/>
          <w:noProof/>
        </w:rPr>
        <w:t>97</w:t>
      </w:r>
      <w:r w:rsidRPr="00E36EE8">
        <w:rPr>
          <w:noProof/>
        </w:rPr>
        <w:t>, 39-47.</w:t>
      </w:r>
      <w:bookmarkEnd w:id="718"/>
    </w:p>
    <w:p w14:paraId="4D4E610C" w14:textId="77777777" w:rsidR="00324A23" w:rsidRDefault="00324A23" w:rsidP="00E36EE8">
      <w:pPr>
        <w:pStyle w:val="EndNoteBibliography"/>
        <w:ind w:left="720" w:hanging="720"/>
        <w:rPr>
          <w:ins w:id="719" w:author="Microsoft Office User" w:date="2016-11-07T16:47:00Z"/>
          <w:noProof/>
        </w:rPr>
      </w:pPr>
      <w:bookmarkStart w:id="720" w:name="_ENREF_66"/>
    </w:p>
    <w:p w14:paraId="6E9E5187" w14:textId="77777777" w:rsidR="00E36EE8" w:rsidRPr="00E36EE8" w:rsidRDefault="00E36EE8" w:rsidP="00E36EE8">
      <w:pPr>
        <w:pStyle w:val="EndNoteBibliography"/>
        <w:ind w:left="720" w:hanging="720"/>
        <w:rPr>
          <w:noProof/>
        </w:rPr>
      </w:pPr>
      <w:r w:rsidRPr="00E36EE8">
        <w:rPr>
          <w:noProof/>
        </w:rPr>
        <w:t>Zerebecki RA, Sorte CJB (2011) Temperature Tolerance and Stress Proteins as Mechanisms of Invasive Species Success. Plos One</w:t>
      </w:r>
      <w:r w:rsidRPr="00E36EE8">
        <w:rPr>
          <w:i/>
          <w:noProof/>
        </w:rPr>
        <w:t>,</w:t>
      </w:r>
      <w:r w:rsidRPr="00E36EE8">
        <w:rPr>
          <w:noProof/>
        </w:rPr>
        <w:t xml:space="preserve"> </w:t>
      </w:r>
      <w:r w:rsidRPr="00E36EE8">
        <w:rPr>
          <w:b/>
          <w:noProof/>
        </w:rPr>
        <w:t>6</w:t>
      </w:r>
      <w:r w:rsidRPr="00E36EE8">
        <w:rPr>
          <w:noProof/>
        </w:rPr>
        <w:t>.</w:t>
      </w:r>
      <w:bookmarkEnd w:id="720"/>
    </w:p>
    <w:p w14:paraId="7C6F810F" w14:textId="77777777" w:rsidR="00324A23" w:rsidRDefault="00324A23" w:rsidP="00E36EE8">
      <w:pPr>
        <w:pStyle w:val="EndNoteBibliography"/>
        <w:ind w:left="720" w:hanging="720"/>
        <w:rPr>
          <w:ins w:id="721" w:author="Microsoft Office User" w:date="2016-11-07T16:47:00Z"/>
          <w:noProof/>
        </w:rPr>
      </w:pPr>
      <w:bookmarkStart w:id="722" w:name="_ENREF_67"/>
    </w:p>
    <w:p w14:paraId="0D016E0A" w14:textId="77777777" w:rsidR="00E36EE8" w:rsidRPr="00E36EE8" w:rsidRDefault="00E36EE8" w:rsidP="00E36EE8">
      <w:pPr>
        <w:pStyle w:val="EndNoteBibliography"/>
        <w:ind w:left="720" w:hanging="720"/>
        <w:rPr>
          <w:noProof/>
        </w:rPr>
      </w:pPr>
      <w:r w:rsidRPr="00E36EE8">
        <w:rPr>
          <w:noProof/>
        </w:rPr>
        <w:t>Zhao DP, Feng PS (2015) Temperature increase impacts personality traits in aquatic non-native species: Implications for biological invasion under climate change. Current Zoology</w:t>
      </w:r>
      <w:r w:rsidRPr="00E36EE8">
        <w:rPr>
          <w:i/>
          <w:noProof/>
        </w:rPr>
        <w:t>,</w:t>
      </w:r>
      <w:r w:rsidRPr="00E36EE8">
        <w:rPr>
          <w:noProof/>
        </w:rPr>
        <w:t xml:space="preserve"> </w:t>
      </w:r>
      <w:r w:rsidRPr="00E36EE8">
        <w:rPr>
          <w:b/>
          <w:noProof/>
        </w:rPr>
        <w:t>61</w:t>
      </w:r>
      <w:r w:rsidRPr="00E36EE8">
        <w:rPr>
          <w:noProof/>
        </w:rPr>
        <w:t>, 966-971.</w:t>
      </w:r>
      <w:bookmarkEnd w:id="722"/>
    </w:p>
    <w:p w14:paraId="7DC36CF4" w14:textId="0E19C0AD" w:rsidR="002B6419" w:rsidRPr="00A05B8C" w:rsidRDefault="00BC3160" w:rsidP="00C27738">
      <w:pPr>
        <w:spacing w:line="480" w:lineRule="auto"/>
        <w:rPr>
          <w:rFonts w:ascii="Times New Roman" w:hAnsi="Times New Roman" w:cs="Times New Roman"/>
        </w:rPr>
      </w:pPr>
      <w:r w:rsidRPr="00A05B8C">
        <w:rPr>
          <w:rFonts w:ascii="Times New Roman" w:hAnsi="Times New Roman" w:cs="Times New Roman"/>
        </w:rPr>
        <w:fldChar w:fldCharType="end"/>
      </w:r>
    </w:p>
    <w:sectPr w:rsidR="002B6419" w:rsidRPr="00A05B8C" w:rsidSect="00C27738">
      <w:footerReference w:type="even" r:id="rId15"/>
      <w:footerReference w:type="default" r:id="rId16"/>
      <w:pgSz w:w="11900" w:h="16840"/>
      <w:pgMar w:top="1440" w:right="1418" w:bottom="1440"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Microsoft Office User" w:date="2016-11-03T11:50:00Z" w:initials="Office">
    <w:p w14:paraId="337C0FB4" w14:textId="4CC63FA9" w:rsidR="00B503A3" w:rsidRPr="00E538F7" w:rsidRDefault="00B503A3">
      <w:pPr>
        <w:pStyle w:val="CommentText"/>
        <w:rPr>
          <w:lang w:val="fr-FR"/>
        </w:rPr>
      </w:pPr>
      <w:r>
        <w:rPr>
          <w:rStyle w:val="CommentReference"/>
        </w:rPr>
        <w:annotationRef/>
      </w:r>
      <w:r w:rsidRPr="00E538F7">
        <w:rPr>
          <w:lang w:val="fr-FR"/>
        </w:rPr>
        <w:t>Comment 1</w:t>
      </w:r>
    </w:p>
  </w:comment>
  <w:comment w:id="88" w:author="Craig White" w:date="2016-11-23T22:31:00Z" w:initials="CW">
    <w:p w14:paraId="2D3D6D41" w14:textId="56E5A9E7" w:rsidR="00B503A3" w:rsidRDefault="00B503A3">
      <w:pPr>
        <w:pStyle w:val="CommentText"/>
      </w:pPr>
      <w:r>
        <w:rPr>
          <w:rStyle w:val="CommentReference"/>
        </w:rPr>
        <w:annotationRef/>
      </w:r>
      <w:r>
        <w:t>Check your EndNote style – there is an extra space between the ampersand and the second author for papers with two authors.</w:t>
      </w:r>
    </w:p>
  </w:comment>
  <w:comment w:id="117" w:author="Microsoft Office User" w:date="2016-11-02T15:18:00Z" w:initials="Office">
    <w:p w14:paraId="1D1D0630" w14:textId="148F4159" w:rsidR="00B503A3" w:rsidRPr="00E538F7" w:rsidRDefault="00B503A3">
      <w:pPr>
        <w:pStyle w:val="CommentText"/>
        <w:rPr>
          <w:lang w:val="fr-FR"/>
        </w:rPr>
      </w:pPr>
      <w:r>
        <w:rPr>
          <w:rStyle w:val="CommentReference"/>
        </w:rPr>
        <w:annotationRef/>
      </w:r>
      <w:r w:rsidRPr="00E538F7">
        <w:rPr>
          <w:lang w:val="fr-FR"/>
        </w:rPr>
        <w:t>C2</w:t>
      </w:r>
    </w:p>
  </w:comment>
  <w:comment w:id="93" w:author="Dustin Marshall" w:date="2016-11-16T09:38:00Z" w:initials="DM">
    <w:p w14:paraId="5793CFB5" w14:textId="26655BFA" w:rsidR="00B503A3" w:rsidRDefault="00B503A3">
      <w:pPr>
        <w:pStyle w:val="CommentText"/>
      </w:pPr>
      <w:r>
        <w:rPr>
          <w:rStyle w:val="CommentReference"/>
        </w:rPr>
        <w:annotationRef/>
      </w:r>
      <w:r>
        <w:rPr>
          <w:noProof/>
        </w:rPr>
        <w:t>Craig can you please add another line or two based on reviewer's second comment?</w:t>
      </w:r>
    </w:p>
  </w:comment>
  <w:comment w:id="125" w:author="Craig White" w:date="2016-11-23T22:46:00Z" w:initials="CW">
    <w:p w14:paraId="2A49D11F" w14:textId="0CCFF99A" w:rsidR="00B503A3" w:rsidRDefault="00B503A3">
      <w:pPr>
        <w:pStyle w:val="CommentText"/>
      </w:pPr>
      <w:ins w:id="127" w:author="Craig White" w:date="2016-11-23T22:46:00Z">
        <w:r>
          <w:rPr>
            <w:rStyle w:val="CommentReference"/>
          </w:rPr>
          <w:annotationRef/>
        </w:r>
      </w:ins>
      <w:r>
        <w:t>These references are available here:</w:t>
      </w:r>
    </w:p>
    <w:p w14:paraId="7FAC373C" w14:textId="77777777" w:rsidR="00B503A3" w:rsidRDefault="00B503A3">
      <w:pPr>
        <w:pStyle w:val="CommentText"/>
      </w:pPr>
    </w:p>
    <w:p w14:paraId="015F0F68" w14:textId="4A1F0047" w:rsidR="00B503A3" w:rsidRDefault="00B503A3">
      <w:pPr>
        <w:pStyle w:val="CommentText"/>
      </w:pPr>
      <w:r w:rsidRPr="00B108C3">
        <w:t>http://epic.awi.de/8441/1/Prt1985a.pdf</w:t>
      </w:r>
    </w:p>
    <w:p w14:paraId="285DC3E8" w14:textId="77777777" w:rsidR="00B503A3" w:rsidRDefault="00B503A3">
      <w:pPr>
        <w:pStyle w:val="CommentText"/>
      </w:pPr>
    </w:p>
    <w:p w14:paraId="06D662A3" w14:textId="6CE5F53C" w:rsidR="00B503A3" w:rsidRDefault="00B503A3">
      <w:pPr>
        <w:pStyle w:val="CommentText"/>
      </w:pPr>
      <w:r w:rsidRPr="00B108C3">
        <w:t>http://epic.awi.de/8422/1/Har1991d.pdf</w:t>
      </w:r>
    </w:p>
  </w:comment>
  <w:comment w:id="139" w:author="Craig White" w:date="2016-11-23T22:54:00Z" w:initials="CW">
    <w:p w14:paraId="7B5D53DC" w14:textId="77777777" w:rsidR="00B503A3" w:rsidRDefault="00B503A3" w:rsidP="008C0AB1">
      <w:pPr>
        <w:pStyle w:val="CommentText"/>
      </w:pPr>
      <w:r>
        <w:rPr>
          <w:rStyle w:val="CommentReference"/>
        </w:rPr>
        <w:annotationRef/>
      </w:r>
      <w:r>
        <w:t>These references are available here:</w:t>
      </w:r>
    </w:p>
    <w:p w14:paraId="466713F6" w14:textId="77777777" w:rsidR="00B503A3" w:rsidRDefault="00B503A3" w:rsidP="008C0AB1">
      <w:pPr>
        <w:pStyle w:val="CommentText"/>
      </w:pPr>
    </w:p>
    <w:p w14:paraId="7B7593B7" w14:textId="77777777" w:rsidR="00B503A3" w:rsidRDefault="00B503A3" w:rsidP="008C0AB1">
      <w:pPr>
        <w:pStyle w:val="CommentText"/>
      </w:pPr>
      <w:r w:rsidRPr="00B108C3">
        <w:t>http://epic.awi.de/8441/1/Prt1985a.pdf</w:t>
      </w:r>
    </w:p>
    <w:p w14:paraId="68B0BB07" w14:textId="77777777" w:rsidR="00B503A3" w:rsidRDefault="00B503A3" w:rsidP="008C0AB1">
      <w:pPr>
        <w:pStyle w:val="CommentText"/>
      </w:pPr>
    </w:p>
    <w:p w14:paraId="5F03FCF1" w14:textId="77777777" w:rsidR="00B503A3" w:rsidRDefault="00B503A3" w:rsidP="008C0AB1">
      <w:pPr>
        <w:pStyle w:val="CommentText"/>
      </w:pPr>
      <w:r w:rsidRPr="00B108C3">
        <w:t>http://epic.awi.de/8422/1/Har1991d.pdf</w:t>
      </w:r>
    </w:p>
  </w:comment>
  <w:comment w:id="90" w:author="Microsoft Office User" w:date="2016-11-07T16:27:00Z" w:initials="Office">
    <w:p w14:paraId="3982AD8B" w14:textId="3CC6FE57" w:rsidR="00B503A3" w:rsidRPr="00E538F7" w:rsidRDefault="00B503A3">
      <w:pPr>
        <w:pStyle w:val="CommentText"/>
        <w:rPr>
          <w:lang w:val="fr-FR"/>
        </w:rPr>
      </w:pPr>
      <w:r>
        <w:rPr>
          <w:rStyle w:val="CommentReference"/>
        </w:rPr>
        <w:annotationRef/>
      </w:r>
      <w:r w:rsidRPr="00E538F7">
        <w:rPr>
          <w:lang w:val="fr-FR"/>
        </w:rPr>
        <w:t>Comment 2</w:t>
      </w:r>
    </w:p>
  </w:comment>
  <w:comment w:id="149" w:author="Microsoft Office User" w:date="2016-11-03T12:15:00Z" w:initials="Office">
    <w:p w14:paraId="222BFBF8" w14:textId="73D4D803" w:rsidR="00B503A3" w:rsidRPr="00E538F7" w:rsidRDefault="00B503A3">
      <w:pPr>
        <w:pStyle w:val="CommentText"/>
        <w:rPr>
          <w:lang w:val="fr-FR"/>
        </w:rPr>
      </w:pPr>
      <w:r>
        <w:rPr>
          <w:rStyle w:val="CommentReference"/>
        </w:rPr>
        <w:annotationRef/>
      </w:r>
      <w:r w:rsidRPr="00E538F7">
        <w:rPr>
          <w:lang w:val="fr-FR"/>
        </w:rPr>
        <w:t>Comment 8</w:t>
      </w:r>
    </w:p>
  </w:comment>
  <w:comment w:id="157" w:author="Craig White" w:date="2016-11-23T22:56:00Z" w:initials="CW">
    <w:p w14:paraId="035029D9" w14:textId="74CA0424" w:rsidR="00B503A3" w:rsidRDefault="00B503A3">
      <w:pPr>
        <w:pStyle w:val="CommentText"/>
      </w:pPr>
      <w:r>
        <w:rPr>
          <w:rStyle w:val="CommentReference"/>
        </w:rPr>
        <w:annotationRef/>
      </w:r>
      <w:r>
        <w:t>Can a species inhabit an area outside of its current range?</w:t>
      </w:r>
    </w:p>
  </w:comment>
  <w:comment w:id="152" w:author="Microsoft Office User" w:date="2016-11-07T12:25:00Z" w:initials="Office">
    <w:p w14:paraId="0608B943" w14:textId="77777777" w:rsidR="00B503A3" w:rsidRPr="00E538F7" w:rsidRDefault="00B503A3">
      <w:pPr>
        <w:pStyle w:val="CommentText"/>
        <w:rPr>
          <w:lang w:val="fr-FR"/>
        </w:rPr>
      </w:pPr>
      <w:r>
        <w:rPr>
          <w:rStyle w:val="CommentReference"/>
        </w:rPr>
        <w:annotationRef/>
      </w:r>
    </w:p>
    <w:p w14:paraId="5A46DDF4" w14:textId="1298FEBC" w:rsidR="00B503A3" w:rsidRPr="00E538F7" w:rsidRDefault="00B503A3">
      <w:pPr>
        <w:pStyle w:val="CommentText"/>
        <w:rPr>
          <w:lang w:val="fr-FR"/>
        </w:rPr>
      </w:pPr>
      <w:r w:rsidRPr="00E538F7">
        <w:rPr>
          <w:lang w:val="fr-FR"/>
        </w:rPr>
        <w:t>Comment 8</w:t>
      </w:r>
    </w:p>
  </w:comment>
  <w:comment w:id="174" w:author="Microsoft Office User" w:date="2016-11-03T12:17:00Z" w:initials="Office">
    <w:p w14:paraId="4C9E1FC7" w14:textId="1CD4477F" w:rsidR="00B503A3" w:rsidRDefault="00B503A3">
      <w:pPr>
        <w:pStyle w:val="CommentText"/>
      </w:pPr>
      <w:r>
        <w:rPr>
          <w:rStyle w:val="CommentReference"/>
        </w:rPr>
        <w:annotationRef/>
      </w:r>
      <w:r>
        <w:t>Comment 8</w:t>
      </w:r>
    </w:p>
  </w:comment>
  <w:comment w:id="190" w:author="Microsoft Office User" w:date="2016-11-02T15:20:00Z" w:initials="Office">
    <w:p w14:paraId="0162EC35" w14:textId="238A0F89" w:rsidR="00B503A3" w:rsidRDefault="00B503A3">
      <w:pPr>
        <w:pStyle w:val="CommentText"/>
      </w:pPr>
      <w:r>
        <w:rPr>
          <w:rStyle w:val="CommentReference"/>
        </w:rPr>
        <w:annotationRef/>
      </w:r>
      <w:r>
        <w:t>C4</w:t>
      </w:r>
    </w:p>
    <w:p w14:paraId="0FAA17C3" w14:textId="03DAAD50" w:rsidR="00B503A3" w:rsidRDefault="00B503A3">
      <w:pPr>
        <w:pStyle w:val="CommentText"/>
      </w:pPr>
    </w:p>
  </w:comment>
  <w:comment w:id="196" w:author="Microsoft Office User" w:date="2016-11-07T13:03:00Z" w:initials="Office">
    <w:p w14:paraId="6E1DDF65" w14:textId="2BD1EFA6" w:rsidR="00B503A3" w:rsidRDefault="00B503A3">
      <w:pPr>
        <w:pStyle w:val="CommentText"/>
      </w:pPr>
      <w:r>
        <w:rPr>
          <w:rStyle w:val="CommentReference"/>
        </w:rPr>
        <w:annotationRef/>
      </w:r>
      <w:r>
        <w:t xml:space="preserve">Comment 3 </w:t>
      </w:r>
    </w:p>
  </w:comment>
  <w:comment w:id="251" w:author="Craig White" w:date="2016-11-23T23:11:00Z" w:initials="CW">
    <w:p w14:paraId="7AD74871" w14:textId="4995C45B" w:rsidR="00B503A3" w:rsidRDefault="00B503A3">
      <w:pPr>
        <w:pStyle w:val="CommentText"/>
      </w:pPr>
      <w:r>
        <w:rPr>
          <w:rStyle w:val="CommentReference"/>
        </w:rPr>
        <w:annotationRef/>
      </w:r>
      <w:r>
        <w:t>Add Amanda’s 2016 paper</w:t>
      </w:r>
    </w:p>
  </w:comment>
  <w:comment w:id="191" w:author="Dustin Marshall" w:date="2016-11-16T09:43:00Z" w:initials="DM">
    <w:p w14:paraId="70093B13" w14:textId="574D7C28" w:rsidR="00B503A3" w:rsidRDefault="00B503A3">
      <w:pPr>
        <w:pStyle w:val="CommentText"/>
      </w:pPr>
      <w:r>
        <w:rPr>
          <w:rStyle w:val="CommentReference"/>
        </w:rPr>
        <w:annotationRef/>
      </w:r>
      <w:r>
        <w:t>Craig to check.</w:t>
      </w:r>
    </w:p>
  </w:comment>
  <w:comment w:id="256" w:author="Dustin Marshall" w:date="2016-11-16T10:05:00Z" w:initials="DM">
    <w:p w14:paraId="39B74689" w14:textId="3A166668" w:rsidR="00B503A3" w:rsidRDefault="00B503A3">
      <w:pPr>
        <w:pStyle w:val="CommentText"/>
      </w:pPr>
      <w:r>
        <w:rPr>
          <w:rStyle w:val="CommentReference"/>
        </w:rPr>
        <w:annotationRef/>
      </w:r>
      <w:r>
        <w:t>Marcelo, please add in this reference</w:t>
      </w:r>
    </w:p>
  </w:comment>
  <w:comment w:id="264" w:author="Microsoft Office User" w:date="2016-11-07T11:44:00Z" w:initials="Office">
    <w:p w14:paraId="457FF9D2" w14:textId="77777777" w:rsidR="00B503A3" w:rsidRDefault="00B503A3">
      <w:pPr>
        <w:pStyle w:val="CommentText"/>
      </w:pPr>
      <w:r>
        <w:rPr>
          <w:rStyle w:val="CommentReference"/>
        </w:rPr>
        <w:annotationRef/>
      </w:r>
      <w:r>
        <w:t xml:space="preserve">The comment 6 is about these lines. </w:t>
      </w:r>
    </w:p>
    <w:p w14:paraId="11C7FC6A" w14:textId="77777777" w:rsidR="00B503A3" w:rsidRDefault="00B503A3">
      <w:pPr>
        <w:pStyle w:val="CommentText"/>
      </w:pPr>
    </w:p>
    <w:p w14:paraId="5A858593" w14:textId="58F52F96" w:rsidR="00B503A3" w:rsidRDefault="00B503A3">
      <w:pPr>
        <w:pStyle w:val="CommentText"/>
      </w:pPr>
      <w:r>
        <w:t xml:space="preserve">I inserted and explanation in the discussion </w:t>
      </w:r>
    </w:p>
  </w:comment>
  <w:comment w:id="265" w:author="Microsoft Office User" w:date="2016-11-02T15:34:00Z" w:initials="Office">
    <w:p w14:paraId="7AEB392F" w14:textId="77777777" w:rsidR="00B503A3" w:rsidRDefault="00B503A3">
      <w:pPr>
        <w:pStyle w:val="CommentText"/>
      </w:pPr>
      <w:r>
        <w:rPr>
          <w:rStyle w:val="CommentReference"/>
        </w:rPr>
        <w:annotationRef/>
      </w:r>
      <w:r>
        <w:t xml:space="preserve">Diego this is another for you </w:t>
      </w:r>
    </w:p>
    <w:p w14:paraId="4DA9FBC9" w14:textId="1892CDE0" w:rsidR="00B503A3" w:rsidRDefault="00B503A3">
      <w:pPr>
        <w:pStyle w:val="CommentText"/>
      </w:pPr>
    </w:p>
    <w:p w14:paraId="0315D13E" w14:textId="1B31F219" w:rsidR="00B503A3" w:rsidRDefault="00B503A3">
      <w:pPr>
        <w:pStyle w:val="CommentText"/>
        <w:rPr>
          <w:rFonts w:ascii="Times New Roman" w:eastAsia="Times New Roman" w:hAnsi="Times New Roman" w:cs="Times New Roman"/>
        </w:rPr>
      </w:pPr>
      <w:r>
        <w:t xml:space="preserve">C </w:t>
      </w:r>
      <w:proofErr w:type="gramStart"/>
      <w:r>
        <w:t xml:space="preserve">7  </w:t>
      </w:r>
      <w:r w:rsidRPr="005F37D7">
        <w:rPr>
          <w:rFonts w:ascii="Times New Roman" w:eastAsia="Times New Roman" w:hAnsi="Times New Roman" w:cs="Times New Roman"/>
        </w:rPr>
        <w:t>262</w:t>
      </w:r>
      <w:proofErr w:type="gramEnd"/>
      <w:r w:rsidRPr="005F37D7">
        <w:rPr>
          <w:rFonts w:ascii="Times New Roman" w:eastAsia="Times New Roman" w:hAnsi="Times New Roman" w:cs="Times New Roman"/>
        </w:rPr>
        <w:t>: Here an assessment of the true rate of oxygen consumption in relation to tolerance would also appear extremely useful.</w:t>
      </w:r>
    </w:p>
    <w:p w14:paraId="7E0D543A" w14:textId="77777777" w:rsidR="00B503A3" w:rsidRDefault="00B503A3">
      <w:pPr>
        <w:pStyle w:val="CommentText"/>
        <w:rPr>
          <w:rFonts w:ascii="Times New Roman" w:eastAsia="Times New Roman" w:hAnsi="Times New Roman" w:cs="Times New Roman"/>
        </w:rPr>
      </w:pPr>
    </w:p>
    <w:p w14:paraId="1DD3820A" w14:textId="3F76BABE" w:rsidR="00B503A3" w:rsidRDefault="00B503A3">
      <w:pPr>
        <w:pStyle w:val="CommentText"/>
      </w:pPr>
      <w:r>
        <w:t xml:space="preserve">Give the real values </w:t>
      </w:r>
      <w:proofErr w:type="gramStart"/>
      <w:r>
        <w:t>instead  of</w:t>
      </w:r>
      <w:proofErr w:type="gramEnd"/>
      <w:r>
        <w:t xml:space="preserve"> fold lower ?</w:t>
      </w:r>
    </w:p>
  </w:comment>
  <w:comment w:id="266" w:author="Dustin Marshall" w:date="2016-11-16T10:18:00Z" w:initials="DM">
    <w:p w14:paraId="3D749533" w14:textId="26F293C4" w:rsidR="00B503A3" w:rsidRDefault="00B503A3" w:rsidP="001F0FDF">
      <w:pPr>
        <w:pStyle w:val="CommentText"/>
      </w:pPr>
      <w:r>
        <w:rPr>
          <w:rStyle w:val="CommentReference"/>
        </w:rPr>
        <w:annotationRef/>
      </w:r>
      <w:r>
        <w:t>Yes</w:t>
      </w:r>
      <w:proofErr w:type="gramStart"/>
      <w:r>
        <w:t>,  Diego</w:t>
      </w:r>
      <w:proofErr w:type="gramEnd"/>
      <w:r>
        <w:t xml:space="preserve">, please give point estimates of the means for the flats, erects, </w:t>
      </w:r>
      <w:proofErr w:type="spellStart"/>
      <w:r>
        <w:t>invasives</w:t>
      </w:r>
      <w:proofErr w:type="spellEnd"/>
      <w:r>
        <w:t xml:space="preserve"> and natives.</w:t>
      </w:r>
    </w:p>
  </w:comment>
  <w:comment w:id="380" w:author="Microsoft Office User" w:date="2016-11-02T15:39:00Z" w:initials="Office">
    <w:p w14:paraId="6E89C74E" w14:textId="6584AD06" w:rsidR="00B503A3" w:rsidRPr="001F0FDF" w:rsidRDefault="00B503A3" w:rsidP="00156729">
      <w:pPr>
        <w:pStyle w:val="CommentText"/>
        <w:rPr>
          <w:lang w:val="en-AU"/>
        </w:rPr>
      </w:pPr>
      <w:r>
        <w:rPr>
          <w:rStyle w:val="CommentReference"/>
        </w:rPr>
        <w:annotationRef/>
      </w:r>
      <w:r w:rsidRPr="001F0FDF">
        <w:rPr>
          <w:lang w:val="en-AU"/>
        </w:rPr>
        <w:t xml:space="preserve">Comment 9 </w:t>
      </w:r>
    </w:p>
    <w:p w14:paraId="772AB5B7" w14:textId="77777777" w:rsidR="00B503A3" w:rsidRPr="001F0FDF" w:rsidRDefault="00B503A3" w:rsidP="00156729">
      <w:pPr>
        <w:pStyle w:val="CommentText"/>
        <w:rPr>
          <w:lang w:val="en-AU"/>
        </w:rPr>
      </w:pPr>
    </w:p>
    <w:p w14:paraId="4F0A41B6" w14:textId="1B493F35" w:rsidR="00B503A3" w:rsidRPr="001F0FDF" w:rsidRDefault="00B503A3">
      <w:pPr>
        <w:pStyle w:val="CommentText"/>
        <w:rPr>
          <w:lang w:val="en-AU"/>
        </w:rPr>
      </w:pPr>
    </w:p>
  </w:comment>
  <w:comment w:id="532" w:author="Dustin Marshall" w:date="2016-11-16T10:12:00Z" w:initials="DM">
    <w:p w14:paraId="5835B740" w14:textId="4080B8A4" w:rsidR="00B503A3" w:rsidRDefault="00B503A3">
      <w:pPr>
        <w:pStyle w:val="CommentText"/>
      </w:pPr>
      <w:r>
        <w:rPr>
          <w:rStyle w:val="CommentReference"/>
        </w:rPr>
        <w:annotationRef/>
      </w:r>
      <w:r>
        <w:t>Craig, can you make this less generic?</w:t>
      </w:r>
    </w:p>
  </w:comment>
  <w:comment w:id="507" w:author="Microsoft Office User" w:date="2016-11-07T16:40:00Z" w:initials="Office">
    <w:p w14:paraId="7A27C362" w14:textId="39A35B4C" w:rsidR="00B503A3" w:rsidRPr="008C4DBF" w:rsidRDefault="00B503A3">
      <w:pPr>
        <w:pStyle w:val="CommentText"/>
        <w:rPr>
          <w:lang w:val="en-AU"/>
        </w:rPr>
      </w:pPr>
      <w:r>
        <w:rPr>
          <w:rStyle w:val="CommentReference"/>
        </w:rPr>
        <w:annotationRef/>
      </w:r>
      <w:r w:rsidRPr="008C4DBF">
        <w:rPr>
          <w:lang w:val="en-AU"/>
        </w:rPr>
        <w:t>Comment 2</w:t>
      </w:r>
    </w:p>
  </w:comment>
  <w:comment w:id="508" w:author="Craig White" w:date="2016-11-23T23:32:00Z" w:initials="CW">
    <w:p w14:paraId="23C27EDA" w14:textId="40F6004C" w:rsidR="00B503A3" w:rsidRDefault="00B503A3">
      <w:pPr>
        <w:pStyle w:val="CommentText"/>
      </w:pPr>
      <w:r>
        <w:rPr>
          <w:rStyle w:val="CommentReference"/>
        </w:rPr>
        <w:annotationRef/>
      </w:r>
      <w:r>
        <w:t>With the addition to the introduction, I think that this passage (everything from “In organisms such as fishes and mammals” to “(</w:t>
      </w:r>
      <w:proofErr w:type="spellStart"/>
      <w:r>
        <w:t>Portner</w:t>
      </w:r>
      <w:proofErr w:type="spellEnd"/>
      <w:r>
        <w:t xml:space="preserve"> &amp; </w:t>
      </w:r>
      <w:proofErr w:type="spellStart"/>
      <w:r>
        <w:t>Grieshaber</w:t>
      </w:r>
      <w:proofErr w:type="spellEnd"/>
      <w:r>
        <w:t xml:space="preserve">, 1993) hence”) can be safely deleted. It just </w:t>
      </w:r>
      <w:proofErr w:type="spellStart"/>
      <w:r>
        <w:t>labours</w:t>
      </w:r>
      <w:proofErr w:type="spellEnd"/>
      <w:r>
        <w:t xml:space="preserve"> the point, and doesn’t add anything new that is relevant to this study.  So delete this text, and then start the next sentence as “Based on this metric, the functional groups measured here may be considered…”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7C0FB4" w15:done="0"/>
  <w15:commentEx w15:paraId="1D1D0630" w15:done="0"/>
  <w15:commentEx w15:paraId="5793CFB5" w15:done="0"/>
  <w15:commentEx w15:paraId="3982AD8B" w15:done="0"/>
  <w15:commentEx w15:paraId="222BFBF8" w15:done="0"/>
  <w15:commentEx w15:paraId="5A46DDF4" w15:done="0"/>
  <w15:commentEx w15:paraId="4C9E1FC7" w15:done="0"/>
  <w15:commentEx w15:paraId="0FAA17C3" w15:done="0"/>
  <w15:commentEx w15:paraId="6E1DDF65" w15:done="0"/>
  <w15:commentEx w15:paraId="70093B13" w15:done="0"/>
  <w15:commentEx w15:paraId="39B74689" w15:done="0"/>
  <w15:commentEx w15:paraId="5A858593" w15:done="0"/>
  <w15:commentEx w15:paraId="1DD3820A" w15:done="0"/>
  <w15:commentEx w15:paraId="3D749533" w15:done="0"/>
  <w15:commentEx w15:paraId="4F0A41B6" w15:done="0"/>
  <w15:commentEx w15:paraId="5835B740" w15:done="0"/>
  <w15:commentEx w15:paraId="7A27C36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83C2F" w14:textId="77777777" w:rsidR="00B503A3" w:rsidRDefault="00B503A3" w:rsidP="00A8642E">
      <w:r>
        <w:separator/>
      </w:r>
    </w:p>
  </w:endnote>
  <w:endnote w:type="continuationSeparator" w:id="0">
    <w:p w14:paraId="1FF74AFB" w14:textId="77777777" w:rsidR="00B503A3" w:rsidRDefault="00B503A3" w:rsidP="00A8642E">
      <w:r>
        <w:continuationSeparator/>
      </w:r>
    </w:p>
  </w:endnote>
  <w:endnote w:type="continuationNotice" w:id="1">
    <w:p w14:paraId="5526AE6B" w14:textId="77777777" w:rsidR="00B503A3" w:rsidRDefault="00B503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0032D" w14:textId="77777777" w:rsidR="00B503A3" w:rsidRDefault="00B503A3"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70B9AD" w14:textId="77777777" w:rsidR="00B503A3" w:rsidRDefault="00B503A3" w:rsidP="008500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D6D3AE" w14:textId="77777777" w:rsidR="00B503A3" w:rsidRDefault="00B503A3"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1700">
      <w:rPr>
        <w:rStyle w:val="PageNumber"/>
        <w:noProof/>
      </w:rPr>
      <w:t>1</w:t>
    </w:r>
    <w:r>
      <w:rPr>
        <w:rStyle w:val="PageNumber"/>
      </w:rPr>
      <w:fldChar w:fldCharType="end"/>
    </w:r>
  </w:p>
  <w:p w14:paraId="6346C581" w14:textId="77777777" w:rsidR="00B503A3" w:rsidRDefault="00B503A3" w:rsidP="008500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293624" w14:textId="77777777" w:rsidR="00B503A3" w:rsidRDefault="00B503A3" w:rsidP="00A8642E">
      <w:r>
        <w:separator/>
      </w:r>
    </w:p>
  </w:footnote>
  <w:footnote w:type="continuationSeparator" w:id="0">
    <w:p w14:paraId="7551BD1D" w14:textId="77777777" w:rsidR="00B503A3" w:rsidRDefault="00B503A3" w:rsidP="00A8642E">
      <w:r>
        <w:continuationSeparator/>
      </w:r>
    </w:p>
  </w:footnote>
  <w:footnote w:type="continuationNotice" w:id="1">
    <w:p w14:paraId="7CE619D9" w14:textId="77777777" w:rsidR="00B503A3" w:rsidRDefault="00B503A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46863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stin Marshall">
    <w15:presenceInfo w15:providerId="AD" w15:userId="S-1-5-21-948756243-734778046-674738317-326810"/>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5"/>
  <w:displayBackgroundShape/>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lobal Change Biology&lt;/Style&gt;&lt;LeftDelim&gt;{&lt;/LeftDelim&gt;&lt;RightDelim&gt;}&lt;/RightDelim&gt;&lt;FontName&gt;Times New Roman&lt;/FontName&gt;&lt;FontSize&gt;12&lt;/FontSize&gt;&lt;ReflistTitle&gt;&lt;/ReflistTitle&gt;&lt;StartingRefnum&gt;0&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apzp9xa0dr9etatnpvapgpavfsw25at0e&quot;&gt;PhD&lt;record-ids&gt;&lt;item&gt;1&lt;/item&gt;&lt;item&gt;5&lt;/item&gt;&lt;item&gt;6&lt;/item&gt;&lt;item&gt;7&lt;/item&gt;&lt;item&gt;17&lt;/item&gt;&lt;item&gt;52&lt;/item&gt;&lt;item&gt;65&lt;/item&gt;&lt;item&gt;66&lt;/item&gt;&lt;item&gt;74&lt;/item&gt;&lt;item&gt;75&lt;/item&gt;&lt;item&gt;89&lt;/item&gt;&lt;item&gt;93&lt;/item&gt;&lt;item&gt;115&lt;/item&gt;&lt;item&gt;116&lt;/item&gt;&lt;item&gt;117&lt;/item&gt;&lt;item&gt;121&lt;/item&gt;&lt;item&gt;122&lt;/item&gt;&lt;item&gt;128&lt;/item&gt;&lt;item&gt;133&lt;/item&gt;&lt;item&gt;135&lt;/item&gt;&lt;item&gt;136&lt;/item&gt;&lt;item&gt;139&lt;/item&gt;&lt;item&gt;142&lt;/item&gt;&lt;item&gt;143&lt;/item&gt;&lt;item&gt;149&lt;/item&gt;&lt;item&gt;156&lt;/item&gt;&lt;item&gt;159&lt;/item&gt;&lt;item&gt;165&lt;/item&gt;&lt;item&gt;170&lt;/item&gt;&lt;item&gt;176&lt;/item&gt;&lt;item&gt;178&lt;/item&gt;&lt;item&gt;180&lt;/item&gt;&lt;item&gt;184&lt;/item&gt;&lt;item&gt;185&lt;/item&gt;&lt;item&gt;193&lt;/item&gt;&lt;item&gt;194&lt;/item&gt;&lt;item&gt;195&lt;/item&gt;&lt;item&gt;199&lt;/item&gt;&lt;item&gt;200&lt;/item&gt;&lt;item&gt;213&lt;/item&gt;&lt;item&gt;228&lt;/item&gt;&lt;item&gt;249&lt;/item&gt;&lt;item&gt;250&lt;/item&gt;&lt;item&gt;385&lt;/item&gt;&lt;item&gt;389&lt;/item&gt;&lt;item&gt;395&lt;/item&gt;&lt;item&gt;396&lt;/item&gt;&lt;item&gt;408&lt;/item&gt;&lt;item&gt;412&lt;/item&gt;&lt;item&gt;413&lt;/item&gt;&lt;item&gt;414&lt;/item&gt;&lt;item&gt;416&lt;/item&gt;&lt;item&gt;418&lt;/item&gt;&lt;item&gt;424&lt;/item&gt;&lt;item&gt;436&lt;/item&gt;&lt;item&gt;438&lt;/item&gt;&lt;item&gt;440&lt;/item&gt;&lt;item&gt;441&lt;/item&gt;&lt;item&gt;442&lt;/item&gt;&lt;item&gt;445&lt;/item&gt;&lt;item&gt;446&lt;/item&gt;&lt;item&gt;447&lt;/item&gt;&lt;item&gt;448&lt;/item&gt;&lt;item&gt;449&lt;/item&gt;&lt;item&gt;453&lt;/item&gt;&lt;item&gt;454&lt;/item&gt;&lt;item&gt;505&lt;/item&gt;&lt;/record-ids&gt;&lt;/item&gt;&lt;/Libraries&gt;"/>
  </w:docVars>
  <w:rsids>
    <w:rsidRoot w:val="00423299"/>
    <w:rsid w:val="00010EE4"/>
    <w:rsid w:val="00012AD2"/>
    <w:rsid w:val="000141BA"/>
    <w:rsid w:val="000144B5"/>
    <w:rsid w:val="00020260"/>
    <w:rsid w:val="0002091D"/>
    <w:rsid w:val="00020F3D"/>
    <w:rsid w:val="00021C53"/>
    <w:rsid w:val="00027BB8"/>
    <w:rsid w:val="00033532"/>
    <w:rsid w:val="00037C0E"/>
    <w:rsid w:val="00040BF8"/>
    <w:rsid w:val="0004167C"/>
    <w:rsid w:val="00041930"/>
    <w:rsid w:val="000424FB"/>
    <w:rsid w:val="00044695"/>
    <w:rsid w:val="00044CDE"/>
    <w:rsid w:val="000500B9"/>
    <w:rsid w:val="000502F2"/>
    <w:rsid w:val="00054403"/>
    <w:rsid w:val="000557C3"/>
    <w:rsid w:val="000557E9"/>
    <w:rsid w:val="00056D59"/>
    <w:rsid w:val="00057D03"/>
    <w:rsid w:val="000605E7"/>
    <w:rsid w:val="00061876"/>
    <w:rsid w:val="00063472"/>
    <w:rsid w:val="00064B2A"/>
    <w:rsid w:val="00064C9A"/>
    <w:rsid w:val="00065F05"/>
    <w:rsid w:val="00066B1B"/>
    <w:rsid w:val="00070159"/>
    <w:rsid w:val="00070ED8"/>
    <w:rsid w:val="00072ED2"/>
    <w:rsid w:val="0007326B"/>
    <w:rsid w:val="000761E3"/>
    <w:rsid w:val="00077825"/>
    <w:rsid w:val="00077C6E"/>
    <w:rsid w:val="000842A1"/>
    <w:rsid w:val="00086584"/>
    <w:rsid w:val="000867B8"/>
    <w:rsid w:val="00087CEA"/>
    <w:rsid w:val="00087E7D"/>
    <w:rsid w:val="0009149C"/>
    <w:rsid w:val="000957DC"/>
    <w:rsid w:val="0009787F"/>
    <w:rsid w:val="000A09FE"/>
    <w:rsid w:val="000A24AC"/>
    <w:rsid w:val="000A3BBF"/>
    <w:rsid w:val="000A780E"/>
    <w:rsid w:val="000A7A69"/>
    <w:rsid w:val="000A7D3C"/>
    <w:rsid w:val="000B212B"/>
    <w:rsid w:val="000B537A"/>
    <w:rsid w:val="000C0C0E"/>
    <w:rsid w:val="000C204E"/>
    <w:rsid w:val="000C630B"/>
    <w:rsid w:val="000C64DB"/>
    <w:rsid w:val="000D0260"/>
    <w:rsid w:val="000D2B05"/>
    <w:rsid w:val="000D3484"/>
    <w:rsid w:val="000D4E72"/>
    <w:rsid w:val="000D70EB"/>
    <w:rsid w:val="000D7C56"/>
    <w:rsid w:val="000E071E"/>
    <w:rsid w:val="000E1535"/>
    <w:rsid w:val="000E2135"/>
    <w:rsid w:val="000E218D"/>
    <w:rsid w:val="000E548F"/>
    <w:rsid w:val="000E7D67"/>
    <w:rsid w:val="000F01A4"/>
    <w:rsid w:val="000F7288"/>
    <w:rsid w:val="000F76FA"/>
    <w:rsid w:val="00101438"/>
    <w:rsid w:val="00103361"/>
    <w:rsid w:val="00104C14"/>
    <w:rsid w:val="00106EE4"/>
    <w:rsid w:val="00107B83"/>
    <w:rsid w:val="0011398E"/>
    <w:rsid w:val="00113D97"/>
    <w:rsid w:val="00117FFD"/>
    <w:rsid w:val="0012054F"/>
    <w:rsid w:val="00123254"/>
    <w:rsid w:val="001236C4"/>
    <w:rsid w:val="00123840"/>
    <w:rsid w:val="0012521C"/>
    <w:rsid w:val="0012727D"/>
    <w:rsid w:val="00130835"/>
    <w:rsid w:val="001320FE"/>
    <w:rsid w:val="00135BC7"/>
    <w:rsid w:val="00137651"/>
    <w:rsid w:val="00142F93"/>
    <w:rsid w:val="00143978"/>
    <w:rsid w:val="001471B2"/>
    <w:rsid w:val="001472AE"/>
    <w:rsid w:val="00151F91"/>
    <w:rsid w:val="0015360F"/>
    <w:rsid w:val="00154253"/>
    <w:rsid w:val="001559F9"/>
    <w:rsid w:val="00156729"/>
    <w:rsid w:val="00157EF5"/>
    <w:rsid w:val="00160C30"/>
    <w:rsid w:val="00166A12"/>
    <w:rsid w:val="00171341"/>
    <w:rsid w:val="00177848"/>
    <w:rsid w:val="001809E2"/>
    <w:rsid w:val="00181E84"/>
    <w:rsid w:val="00183A81"/>
    <w:rsid w:val="00191559"/>
    <w:rsid w:val="00191B0A"/>
    <w:rsid w:val="001949E6"/>
    <w:rsid w:val="001A0FA6"/>
    <w:rsid w:val="001A14EB"/>
    <w:rsid w:val="001A1597"/>
    <w:rsid w:val="001A369A"/>
    <w:rsid w:val="001B0AC1"/>
    <w:rsid w:val="001B0ACC"/>
    <w:rsid w:val="001B1C45"/>
    <w:rsid w:val="001B5471"/>
    <w:rsid w:val="001B5E5A"/>
    <w:rsid w:val="001B6418"/>
    <w:rsid w:val="001B7C16"/>
    <w:rsid w:val="001B7CA2"/>
    <w:rsid w:val="001C0F48"/>
    <w:rsid w:val="001C1E89"/>
    <w:rsid w:val="001C2E46"/>
    <w:rsid w:val="001D0113"/>
    <w:rsid w:val="001E0EC7"/>
    <w:rsid w:val="001E12AF"/>
    <w:rsid w:val="001E6997"/>
    <w:rsid w:val="001E753A"/>
    <w:rsid w:val="001F0FDF"/>
    <w:rsid w:val="001F2A8C"/>
    <w:rsid w:val="001F41CD"/>
    <w:rsid w:val="001F4ADB"/>
    <w:rsid w:val="001F6E9D"/>
    <w:rsid w:val="00202D07"/>
    <w:rsid w:val="00203D04"/>
    <w:rsid w:val="00204A89"/>
    <w:rsid w:val="00212DAD"/>
    <w:rsid w:val="00213117"/>
    <w:rsid w:val="00215106"/>
    <w:rsid w:val="00222CD6"/>
    <w:rsid w:val="00224989"/>
    <w:rsid w:val="002270F9"/>
    <w:rsid w:val="00230088"/>
    <w:rsid w:val="00230FC4"/>
    <w:rsid w:val="00235F89"/>
    <w:rsid w:val="00237A8C"/>
    <w:rsid w:val="00237EA6"/>
    <w:rsid w:val="00240BCF"/>
    <w:rsid w:val="002412CA"/>
    <w:rsid w:val="00241313"/>
    <w:rsid w:val="002421CE"/>
    <w:rsid w:val="0024433A"/>
    <w:rsid w:val="002462CC"/>
    <w:rsid w:val="00252451"/>
    <w:rsid w:val="00253BB3"/>
    <w:rsid w:val="002601C2"/>
    <w:rsid w:val="00260309"/>
    <w:rsid w:val="00261447"/>
    <w:rsid w:val="0026187A"/>
    <w:rsid w:val="00261A10"/>
    <w:rsid w:val="002633FA"/>
    <w:rsid w:val="002639E8"/>
    <w:rsid w:val="00263AE3"/>
    <w:rsid w:val="002651C4"/>
    <w:rsid w:val="00266F1A"/>
    <w:rsid w:val="002751CE"/>
    <w:rsid w:val="00275E41"/>
    <w:rsid w:val="002775F5"/>
    <w:rsid w:val="00277DBC"/>
    <w:rsid w:val="002807F4"/>
    <w:rsid w:val="002823C5"/>
    <w:rsid w:val="00283986"/>
    <w:rsid w:val="00285049"/>
    <w:rsid w:val="00287E48"/>
    <w:rsid w:val="00292864"/>
    <w:rsid w:val="00292E20"/>
    <w:rsid w:val="002A1225"/>
    <w:rsid w:val="002A12AD"/>
    <w:rsid w:val="002A3752"/>
    <w:rsid w:val="002A4715"/>
    <w:rsid w:val="002A5247"/>
    <w:rsid w:val="002B3F11"/>
    <w:rsid w:val="002B5F05"/>
    <w:rsid w:val="002B6419"/>
    <w:rsid w:val="002B7C76"/>
    <w:rsid w:val="002C23F5"/>
    <w:rsid w:val="002C2E2F"/>
    <w:rsid w:val="002C36BB"/>
    <w:rsid w:val="002C75CA"/>
    <w:rsid w:val="002D0594"/>
    <w:rsid w:val="002D14D5"/>
    <w:rsid w:val="002D34E1"/>
    <w:rsid w:val="002D5130"/>
    <w:rsid w:val="002D5350"/>
    <w:rsid w:val="002D6D0E"/>
    <w:rsid w:val="002D7639"/>
    <w:rsid w:val="002E05CB"/>
    <w:rsid w:val="002E1BEC"/>
    <w:rsid w:val="002E36AA"/>
    <w:rsid w:val="002E488F"/>
    <w:rsid w:val="002E7CCB"/>
    <w:rsid w:val="002F25F3"/>
    <w:rsid w:val="002F2B45"/>
    <w:rsid w:val="002F45C4"/>
    <w:rsid w:val="002F584A"/>
    <w:rsid w:val="002F7145"/>
    <w:rsid w:val="002F72BE"/>
    <w:rsid w:val="002F7B65"/>
    <w:rsid w:val="00301217"/>
    <w:rsid w:val="00301817"/>
    <w:rsid w:val="00303134"/>
    <w:rsid w:val="003032DF"/>
    <w:rsid w:val="0030364C"/>
    <w:rsid w:val="00306192"/>
    <w:rsid w:val="00306352"/>
    <w:rsid w:val="00307241"/>
    <w:rsid w:val="0031314C"/>
    <w:rsid w:val="00314AFA"/>
    <w:rsid w:val="00324A23"/>
    <w:rsid w:val="003270FA"/>
    <w:rsid w:val="00336BEC"/>
    <w:rsid w:val="00340242"/>
    <w:rsid w:val="003403D2"/>
    <w:rsid w:val="003422C4"/>
    <w:rsid w:val="00344277"/>
    <w:rsid w:val="00345A1C"/>
    <w:rsid w:val="00347105"/>
    <w:rsid w:val="00347CB3"/>
    <w:rsid w:val="00352790"/>
    <w:rsid w:val="00354169"/>
    <w:rsid w:val="00355983"/>
    <w:rsid w:val="00360D88"/>
    <w:rsid w:val="003612A4"/>
    <w:rsid w:val="00361A81"/>
    <w:rsid w:val="00362889"/>
    <w:rsid w:val="00363254"/>
    <w:rsid w:val="003733D6"/>
    <w:rsid w:val="00374D04"/>
    <w:rsid w:val="0038197A"/>
    <w:rsid w:val="0038204C"/>
    <w:rsid w:val="00390A67"/>
    <w:rsid w:val="003916F1"/>
    <w:rsid w:val="00393863"/>
    <w:rsid w:val="003953C9"/>
    <w:rsid w:val="00395893"/>
    <w:rsid w:val="00395EEB"/>
    <w:rsid w:val="00396145"/>
    <w:rsid w:val="003A0715"/>
    <w:rsid w:val="003A616A"/>
    <w:rsid w:val="003B134B"/>
    <w:rsid w:val="003B32AF"/>
    <w:rsid w:val="003B3F3C"/>
    <w:rsid w:val="003B4D71"/>
    <w:rsid w:val="003B5E2F"/>
    <w:rsid w:val="003C0FA1"/>
    <w:rsid w:val="003C334A"/>
    <w:rsid w:val="003C400D"/>
    <w:rsid w:val="003C40BE"/>
    <w:rsid w:val="003C45A1"/>
    <w:rsid w:val="003C66EA"/>
    <w:rsid w:val="003C7121"/>
    <w:rsid w:val="003C7990"/>
    <w:rsid w:val="003D4AF2"/>
    <w:rsid w:val="003D6124"/>
    <w:rsid w:val="003D68B9"/>
    <w:rsid w:val="003E1A58"/>
    <w:rsid w:val="003E51F1"/>
    <w:rsid w:val="003E7887"/>
    <w:rsid w:val="003E78C6"/>
    <w:rsid w:val="003F1ED8"/>
    <w:rsid w:val="003F25DC"/>
    <w:rsid w:val="003F4463"/>
    <w:rsid w:val="003F5810"/>
    <w:rsid w:val="003F5C35"/>
    <w:rsid w:val="00402232"/>
    <w:rsid w:val="00402660"/>
    <w:rsid w:val="004037DA"/>
    <w:rsid w:val="00405FA5"/>
    <w:rsid w:val="00411FF6"/>
    <w:rsid w:val="00412173"/>
    <w:rsid w:val="004130B7"/>
    <w:rsid w:val="00420F62"/>
    <w:rsid w:val="00423299"/>
    <w:rsid w:val="00423C0C"/>
    <w:rsid w:val="00425327"/>
    <w:rsid w:val="00425B47"/>
    <w:rsid w:val="00432996"/>
    <w:rsid w:val="004357E9"/>
    <w:rsid w:val="004405EE"/>
    <w:rsid w:val="004406F4"/>
    <w:rsid w:val="004407D9"/>
    <w:rsid w:val="00440805"/>
    <w:rsid w:val="0044258A"/>
    <w:rsid w:val="004438ED"/>
    <w:rsid w:val="00446419"/>
    <w:rsid w:val="0044661C"/>
    <w:rsid w:val="00451780"/>
    <w:rsid w:val="0045395A"/>
    <w:rsid w:val="004565B7"/>
    <w:rsid w:val="004579B2"/>
    <w:rsid w:val="00460E93"/>
    <w:rsid w:val="0046221C"/>
    <w:rsid w:val="00463B11"/>
    <w:rsid w:val="00463B6F"/>
    <w:rsid w:val="00464873"/>
    <w:rsid w:val="00467DDE"/>
    <w:rsid w:val="004729B3"/>
    <w:rsid w:val="00472ECD"/>
    <w:rsid w:val="00473636"/>
    <w:rsid w:val="00475848"/>
    <w:rsid w:val="004759C2"/>
    <w:rsid w:val="00475B96"/>
    <w:rsid w:val="0047668A"/>
    <w:rsid w:val="00477D2A"/>
    <w:rsid w:val="004834D6"/>
    <w:rsid w:val="004923AB"/>
    <w:rsid w:val="00493E49"/>
    <w:rsid w:val="00496325"/>
    <w:rsid w:val="00497B41"/>
    <w:rsid w:val="004A141A"/>
    <w:rsid w:val="004A1778"/>
    <w:rsid w:val="004A4B68"/>
    <w:rsid w:val="004A5A00"/>
    <w:rsid w:val="004A6D06"/>
    <w:rsid w:val="004A700C"/>
    <w:rsid w:val="004A758F"/>
    <w:rsid w:val="004B0C77"/>
    <w:rsid w:val="004B0F96"/>
    <w:rsid w:val="004B1987"/>
    <w:rsid w:val="004B1DAC"/>
    <w:rsid w:val="004B2E72"/>
    <w:rsid w:val="004B41B9"/>
    <w:rsid w:val="004B4E32"/>
    <w:rsid w:val="004B73D6"/>
    <w:rsid w:val="004B78B4"/>
    <w:rsid w:val="004B7A00"/>
    <w:rsid w:val="004C0750"/>
    <w:rsid w:val="004C2C44"/>
    <w:rsid w:val="004C5652"/>
    <w:rsid w:val="004C57C2"/>
    <w:rsid w:val="004C5F3F"/>
    <w:rsid w:val="004C7FDA"/>
    <w:rsid w:val="004D095D"/>
    <w:rsid w:val="004D0EFD"/>
    <w:rsid w:val="004D1BE1"/>
    <w:rsid w:val="004D3535"/>
    <w:rsid w:val="004E0F99"/>
    <w:rsid w:val="004E1255"/>
    <w:rsid w:val="004E1816"/>
    <w:rsid w:val="004E1858"/>
    <w:rsid w:val="004E28C4"/>
    <w:rsid w:val="004E4F00"/>
    <w:rsid w:val="004F0254"/>
    <w:rsid w:val="004F11D5"/>
    <w:rsid w:val="00501451"/>
    <w:rsid w:val="00501CA0"/>
    <w:rsid w:val="00501E4C"/>
    <w:rsid w:val="005040A6"/>
    <w:rsid w:val="00511CF6"/>
    <w:rsid w:val="00512914"/>
    <w:rsid w:val="005137C9"/>
    <w:rsid w:val="0051394A"/>
    <w:rsid w:val="00516D8C"/>
    <w:rsid w:val="00517D4F"/>
    <w:rsid w:val="00517DC6"/>
    <w:rsid w:val="00520696"/>
    <w:rsid w:val="00521B74"/>
    <w:rsid w:val="005227F8"/>
    <w:rsid w:val="005250AA"/>
    <w:rsid w:val="00526CCF"/>
    <w:rsid w:val="00532D6C"/>
    <w:rsid w:val="0053583F"/>
    <w:rsid w:val="00544C2B"/>
    <w:rsid w:val="0054524A"/>
    <w:rsid w:val="005465AA"/>
    <w:rsid w:val="00551D02"/>
    <w:rsid w:val="00556985"/>
    <w:rsid w:val="00557E94"/>
    <w:rsid w:val="005607BB"/>
    <w:rsid w:val="00561C1C"/>
    <w:rsid w:val="00562181"/>
    <w:rsid w:val="00564B91"/>
    <w:rsid w:val="00566A11"/>
    <w:rsid w:val="00572D33"/>
    <w:rsid w:val="005758D6"/>
    <w:rsid w:val="00584A5E"/>
    <w:rsid w:val="00585B17"/>
    <w:rsid w:val="005865C1"/>
    <w:rsid w:val="0059005A"/>
    <w:rsid w:val="0059046B"/>
    <w:rsid w:val="00590DA6"/>
    <w:rsid w:val="00591365"/>
    <w:rsid w:val="00596E64"/>
    <w:rsid w:val="005B14E6"/>
    <w:rsid w:val="005B1B01"/>
    <w:rsid w:val="005B4108"/>
    <w:rsid w:val="005B50AD"/>
    <w:rsid w:val="005B6212"/>
    <w:rsid w:val="005C3D42"/>
    <w:rsid w:val="005E043B"/>
    <w:rsid w:val="005E0BEC"/>
    <w:rsid w:val="005E0EF5"/>
    <w:rsid w:val="005E12A5"/>
    <w:rsid w:val="005E22A5"/>
    <w:rsid w:val="005E3E93"/>
    <w:rsid w:val="005E418A"/>
    <w:rsid w:val="005F111B"/>
    <w:rsid w:val="005F282C"/>
    <w:rsid w:val="005F2E9A"/>
    <w:rsid w:val="005F3F56"/>
    <w:rsid w:val="005F6487"/>
    <w:rsid w:val="006009D9"/>
    <w:rsid w:val="00601255"/>
    <w:rsid w:val="006039C5"/>
    <w:rsid w:val="00604829"/>
    <w:rsid w:val="00605012"/>
    <w:rsid w:val="00606C71"/>
    <w:rsid w:val="00607F5A"/>
    <w:rsid w:val="0061051C"/>
    <w:rsid w:val="00610BB5"/>
    <w:rsid w:val="00611C2B"/>
    <w:rsid w:val="00612233"/>
    <w:rsid w:val="00613BF1"/>
    <w:rsid w:val="0061543C"/>
    <w:rsid w:val="00616523"/>
    <w:rsid w:val="00616BCB"/>
    <w:rsid w:val="00617CDB"/>
    <w:rsid w:val="00620A07"/>
    <w:rsid w:val="0062210E"/>
    <w:rsid w:val="00622FF4"/>
    <w:rsid w:val="006232FC"/>
    <w:rsid w:val="00623972"/>
    <w:rsid w:val="00627161"/>
    <w:rsid w:val="00634594"/>
    <w:rsid w:val="00635802"/>
    <w:rsid w:val="0063619F"/>
    <w:rsid w:val="006365A4"/>
    <w:rsid w:val="00637492"/>
    <w:rsid w:val="00637C6D"/>
    <w:rsid w:val="00637DD8"/>
    <w:rsid w:val="0064053C"/>
    <w:rsid w:val="006408CA"/>
    <w:rsid w:val="0064248C"/>
    <w:rsid w:val="00642C25"/>
    <w:rsid w:val="00643CB7"/>
    <w:rsid w:val="006462AD"/>
    <w:rsid w:val="006475F7"/>
    <w:rsid w:val="0064794D"/>
    <w:rsid w:val="00650391"/>
    <w:rsid w:val="00653C05"/>
    <w:rsid w:val="0065730E"/>
    <w:rsid w:val="00657F52"/>
    <w:rsid w:val="0066097E"/>
    <w:rsid w:val="00665B9F"/>
    <w:rsid w:val="00667705"/>
    <w:rsid w:val="00671703"/>
    <w:rsid w:val="006735A1"/>
    <w:rsid w:val="006761FA"/>
    <w:rsid w:val="00676FCE"/>
    <w:rsid w:val="00677129"/>
    <w:rsid w:val="00677B3A"/>
    <w:rsid w:val="00677E01"/>
    <w:rsid w:val="00682AF5"/>
    <w:rsid w:val="006903E3"/>
    <w:rsid w:val="00690682"/>
    <w:rsid w:val="0069174F"/>
    <w:rsid w:val="00693809"/>
    <w:rsid w:val="00693995"/>
    <w:rsid w:val="00694181"/>
    <w:rsid w:val="006946A6"/>
    <w:rsid w:val="00694F8A"/>
    <w:rsid w:val="006A2D4C"/>
    <w:rsid w:val="006A6AFA"/>
    <w:rsid w:val="006B20FE"/>
    <w:rsid w:val="006B23BB"/>
    <w:rsid w:val="006B3831"/>
    <w:rsid w:val="006B5159"/>
    <w:rsid w:val="006B7582"/>
    <w:rsid w:val="006C2532"/>
    <w:rsid w:val="006C314E"/>
    <w:rsid w:val="006C7726"/>
    <w:rsid w:val="006D1ED6"/>
    <w:rsid w:val="006D50F6"/>
    <w:rsid w:val="006D7CC6"/>
    <w:rsid w:val="006E27C1"/>
    <w:rsid w:val="006E281D"/>
    <w:rsid w:val="006E6576"/>
    <w:rsid w:val="006F1788"/>
    <w:rsid w:val="006F1BDD"/>
    <w:rsid w:val="006F1C06"/>
    <w:rsid w:val="006F2688"/>
    <w:rsid w:val="006F3E9E"/>
    <w:rsid w:val="006F58E8"/>
    <w:rsid w:val="006F714F"/>
    <w:rsid w:val="007003CC"/>
    <w:rsid w:val="00700AC4"/>
    <w:rsid w:val="00700E21"/>
    <w:rsid w:val="00702730"/>
    <w:rsid w:val="0070385A"/>
    <w:rsid w:val="007057EC"/>
    <w:rsid w:val="00705C9A"/>
    <w:rsid w:val="00714DBB"/>
    <w:rsid w:val="00717ED4"/>
    <w:rsid w:val="007230E1"/>
    <w:rsid w:val="007234D9"/>
    <w:rsid w:val="00730F11"/>
    <w:rsid w:val="0073607E"/>
    <w:rsid w:val="00741A11"/>
    <w:rsid w:val="00743D37"/>
    <w:rsid w:val="007523A7"/>
    <w:rsid w:val="00753747"/>
    <w:rsid w:val="00756E55"/>
    <w:rsid w:val="00756F4D"/>
    <w:rsid w:val="007605AC"/>
    <w:rsid w:val="007619D0"/>
    <w:rsid w:val="0076322D"/>
    <w:rsid w:val="0076391D"/>
    <w:rsid w:val="0076599B"/>
    <w:rsid w:val="00767974"/>
    <w:rsid w:val="00771936"/>
    <w:rsid w:val="0077392F"/>
    <w:rsid w:val="00775A6E"/>
    <w:rsid w:val="00776230"/>
    <w:rsid w:val="00780E6F"/>
    <w:rsid w:val="0078120B"/>
    <w:rsid w:val="00784075"/>
    <w:rsid w:val="00784469"/>
    <w:rsid w:val="007847EE"/>
    <w:rsid w:val="00790640"/>
    <w:rsid w:val="00790678"/>
    <w:rsid w:val="00791B12"/>
    <w:rsid w:val="00792807"/>
    <w:rsid w:val="0079586C"/>
    <w:rsid w:val="00797D28"/>
    <w:rsid w:val="007A1360"/>
    <w:rsid w:val="007A3A47"/>
    <w:rsid w:val="007A3DB1"/>
    <w:rsid w:val="007A4C2B"/>
    <w:rsid w:val="007B0D28"/>
    <w:rsid w:val="007B14A2"/>
    <w:rsid w:val="007B2F9E"/>
    <w:rsid w:val="007B4114"/>
    <w:rsid w:val="007B5CE2"/>
    <w:rsid w:val="007B6905"/>
    <w:rsid w:val="007B7C9A"/>
    <w:rsid w:val="007C11FA"/>
    <w:rsid w:val="007C1E80"/>
    <w:rsid w:val="007C335B"/>
    <w:rsid w:val="007C3CE0"/>
    <w:rsid w:val="007D3E4B"/>
    <w:rsid w:val="007D407F"/>
    <w:rsid w:val="007D5A0F"/>
    <w:rsid w:val="007D5C15"/>
    <w:rsid w:val="007D6755"/>
    <w:rsid w:val="007D6C8F"/>
    <w:rsid w:val="007D7FD3"/>
    <w:rsid w:val="007E0423"/>
    <w:rsid w:val="007E0EE7"/>
    <w:rsid w:val="007E2844"/>
    <w:rsid w:val="007E41AF"/>
    <w:rsid w:val="007E52D3"/>
    <w:rsid w:val="007E681D"/>
    <w:rsid w:val="007E6EAA"/>
    <w:rsid w:val="007E7F5B"/>
    <w:rsid w:val="007F36BA"/>
    <w:rsid w:val="007F41EF"/>
    <w:rsid w:val="007F50F1"/>
    <w:rsid w:val="007F6F2D"/>
    <w:rsid w:val="007F77FE"/>
    <w:rsid w:val="008007BB"/>
    <w:rsid w:val="00801E9D"/>
    <w:rsid w:val="00803DDF"/>
    <w:rsid w:val="008043B6"/>
    <w:rsid w:val="00805834"/>
    <w:rsid w:val="008063FC"/>
    <w:rsid w:val="008116FF"/>
    <w:rsid w:val="00811A37"/>
    <w:rsid w:val="008139F6"/>
    <w:rsid w:val="00814D91"/>
    <w:rsid w:val="008156F3"/>
    <w:rsid w:val="00817615"/>
    <w:rsid w:val="00821029"/>
    <w:rsid w:val="00821F17"/>
    <w:rsid w:val="00823243"/>
    <w:rsid w:val="00831C51"/>
    <w:rsid w:val="00832FB8"/>
    <w:rsid w:val="00836BC1"/>
    <w:rsid w:val="008414D8"/>
    <w:rsid w:val="00844DFE"/>
    <w:rsid w:val="00846BFC"/>
    <w:rsid w:val="0085007D"/>
    <w:rsid w:val="00850609"/>
    <w:rsid w:val="00851572"/>
    <w:rsid w:val="008521B4"/>
    <w:rsid w:val="008524F7"/>
    <w:rsid w:val="00855B30"/>
    <w:rsid w:val="00856637"/>
    <w:rsid w:val="00857D92"/>
    <w:rsid w:val="00861366"/>
    <w:rsid w:val="00863C5A"/>
    <w:rsid w:val="0086421F"/>
    <w:rsid w:val="00866DF0"/>
    <w:rsid w:val="00867EBB"/>
    <w:rsid w:val="00870C17"/>
    <w:rsid w:val="0087181E"/>
    <w:rsid w:val="0087246F"/>
    <w:rsid w:val="00876117"/>
    <w:rsid w:val="008836F7"/>
    <w:rsid w:val="00883D62"/>
    <w:rsid w:val="00884CD6"/>
    <w:rsid w:val="0089749B"/>
    <w:rsid w:val="008A4B2F"/>
    <w:rsid w:val="008A5F9F"/>
    <w:rsid w:val="008B08CE"/>
    <w:rsid w:val="008B63B1"/>
    <w:rsid w:val="008B6E7A"/>
    <w:rsid w:val="008C0836"/>
    <w:rsid w:val="008C0AB1"/>
    <w:rsid w:val="008C3153"/>
    <w:rsid w:val="008C4AA0"/>
    <w:rsid w:val="008C4DBF"/>
    <w:rsid w:val="008C4E61"/>
    <w:rsid w:val="008C7DA0"/>
    <w:rsid w:val="008D2EC3"/>
    <w:rsid w:val="008D3465"/>
    <w:rsid w:val="008D3D7F"/>
    <w:rsid w:val="008D46CD"/>
    <w:rsid w:val="008D4783"/>
    <w:rsid w:val="008D6667"/>
    <w:rsid w:val="008D694E"/>
    <w:rsid w:val="008E06B1"/>
    <w:rsid w:val="008E2B74"/>
    <w:rsid w:val="008E37C7"/>
    <w:rsid w:val="008F01C1"/>
    <w:rsid w:val="008F2B28"/>
    <w:rsid w:val="008F3AE1"/>
    <w:rsid w:val="00900E5C"/>
    <w:rsid w:val="009023F6"/>
    <w:rsid w:val="00905836"/>
    <w:rsid w:val="009135A1"/>
    <w:rsid w:val="00915E34"/>
    <w:rsid w:val="00916521"/>
    <w:rsid w:val="00921A2B"/>
    <w:rsid w:val="0092241C"/>
    <w:rsid w:val="00926422"/>
    <w:rsid w:val="009272D8"/>
    <w:rsid w:val="00930C47"/>
    <w:rsid w:val="00932100"/>
    <w:rsid w:val="00934B67"/>
    <w:rsid w:val="00936BE0"/>
    <w:rsid w:val="009406F1"/>
    <w:rsid w:val="00945634"/>
    <w:rsid w:val="00946AAE"/>
    <w:rsid w:val="00947CD5"/>
    <w:rsid w:val="00952118"/>
    <w:rsid w:val="009540C5"/>
    <w:rsid w:val="00955B86"/>
    <w:rsid w:val="00955D6C"/>
    <w:rsid w:val="00957EE6"/>
    <w:rsid w:val="009626B3"/>
    <w:rsid w:val="009626C0"/>
    <w:rsid w:val="0096309E"/>
    <w:rsid w:val="00966E06"/>
    <w:rsid w:val="0097089A"/>
    <w:rsid w:val="00971FEE"/>
    <w:rsid w:val="00973AD2"/>
    <w:rsid w:val="00975141"/>
    <w:rsid w:val="00975514"/>
    <w:rsid w:val="00977E64"/>
    <w:rsid w:val="009825AD"/>
    <w:rsid w:val="00982712"/>
    <w:rsid w:val="00982958"/>
    <w:rsid w:val="009838B8"/>
    <w:rsid w:val="009861DF"/>
    <w:rsid w:val="00986660"/>
    <w:rsid w:val="00987752"/>
    <w:rsid w:val="00987E55"/>
    <w:rsid w:val="00996DBA"/>
    <w:rsid w:val="009972EC"/>
    <w:rsid w:val="0099791A"/>
    <w:rsid w:val="009A2642"/>
    <w:rsid w:val="009A604D"/>
    <w:rsid w:val="009A766B"/>
    <w:rsid w:val="009A7DE6"/>
    <w:rsid w:val="009B4C50"/>
    <w:rsid w:val="009B62B0"/>
    <w:rsid w:val="009B68FF"/>
    <w:rsid w:val="009C0126"/>
    <w:rsid w:val="009C754F"/>
    <w:rsid w:val="009C7ADC"/>
    <w:rsid w:val="009D27F0"/>
    <w:rsid w:val="009D63DD"/>
    <w:rsid w:val="009D6B2D"/>
    <w:rsid w:val="009E0466"/>
    <w:rsid w:val="009E3CCD"/>
    <w:rsid w:val="009E5D6E"/>
    <w:rsid w:val="009E5DFC"/>
    <w:rsid w:val="009F0C71"/>
    <w:rsid w:val="009F21E3"/>
    <w:rsid w:val="009F26D7"/>
    <w:rsid w:val="009F5DE4"/>
    <w:rsid w:val="009F6720"/>
    <w:rsid w:val="009F681C"/>
    <w:rsid w:val="009F6B26"/>
    <w:rsid w:val="009F7056"/>
    <w:rsid w:val="009F75DB"/>
    <w:rsid w:val="00A00FC7"/>
    <w:rsid w:val="00A0559F"/>
    <w:rsid w:val="00A05B8C"/>
    <w:rsid w:val="00A05D38"/>
    <w:rsid w:val="00A0694D"/>
    <w:rsid w:val="00A072E7"/>
    <w:rsid w:val="00A10B1D"/>
    <w:rsid w:val="00A20A73"/>
    <w:rsid w:val="00A22206"/>
    <w:rsid w:val="00A22F72"/>
    <w:rsid w:val="00A2362D"/>
    <w:rsid w:val="00A23F04"/>
    <w:rsid w:val="00A30209"/>
    <w:rsid w:val="00A31754"/>
    <w:rsid w:val="00A31ED9"/>
    <w:rsid w:val="00A33431"/>
    <w:rsid w:val="00A3380A"/>
    <w:rsid w:val="00A43E8B"/>
    <w:rsid w:val="00A44288"/>
    <w:rsid w:val="00A45BFD"/>
    <w:rsid w:val="00A4605B"/>
    <w:rsid w:val="00A514A6"/>
    <w:rsid w:val="00A546FF"/>
    <w:rsid w:val="00A60AE8"/>
    <w:rsid w:val="00A6363C"/>
    <w:rsid w:val="00A675C6"/>
    <w:rsid w:val="00A718EE"/>
    <w:rsid w:val="00A72B88"/>
    <w:rsid w:val="00A73ABA"/>
    <w:rsid w:val="00A7625A"/>
    <w:rsid w:val="00A80C97"/>
    <w:rsid w:val="00A82C59"/>
    <w:rsid w:val="00A82D86"/>
    <w:rsid w:val="00A8319C"/>
    <w:rsid w:val="00A841FD"/>
    <w:rsid w:val="00A84397"/>
    <w:rsid w:val="00A8642E"/>
    <w:rsid w:val="00A878A5"/>
    <w:rsid w:val="00A87FBC"/>
    <w:rsid w:val="00A904A3"/>
    <w:rsid w:val="00A90CDF"/>
    <w:rsid w:val="00A92354"/>
    <w:rsid w:val="00A96527"/>
    <w:rsid w:val="00AA0D28"/>
    <w:rsid w:val="00AA365D"/>
    <w:rsid w:val="00AA3806"/>
    <w:rsid w:val="00AA4C90"/>
    <w:rsid w:val="00AC2D9D"/>
    <w:rsid w:val="00AC5F25"/>
    <w:rsid w:val="00AD3166"/>
    <w:rsid w:val="00AD54DC"/>
    <w:rsid w:val="00AD56A5"/>
    <w:rsid w:val="00AE0FD9"/>
    <w:rsid w:val="00AE2D0A"/>
    <w:rsid w:val="00AE40A3"/>
    <w:rsid w:val="00AE727B"/>
    <w:rsid w:val="00AF0E1E"/>
    <w:rsid w:val="00AF173C"/>
    <w:rsid w:val="00AF35BA"/>
    <w:rsid w:val="00AF35CF"/>
    <w:rsid w:val="00AF3982"/>
    <w:rsid w:val="00AF4B78"/>
    <w:rsid w:val="00AF4FF2"/>
    <w:rsid w:val="00AF519C"/>
    <w:rsid w:val="00AF5E39"/>
    <w:rsid w:val="00AF74F1"/>
    <w:rsid w:val="00B0426E"/>
    <w:rsid w:val="00B059D8"/>
    <w:rsid w:val="00B0778C"/>
    <w:rsid w:val="00B103C4"/>
    <w:rsid w:val="00B108C3"/>
    <w:rsid w:val="00B11222"/>
    <w:rsid w:val="00B11EB2"/>
    <w:rsid w:val="00B13599"/>
    <w:rsid w:val="00B15307"/>
    <w:rsid w:val="00B16169"/>
    <w:rsid w:val="00B22A9A"/>
    <w:rsid w:val="00B22E41"/>
    <w:rsid w:val="00B23213"/>
    <w:rsid w:val="00B23879"/>
    <w:rsid w:val="00B31576"/>
    <w:rsid w:val="00B319AE"/>
    <w:rsid w:val="00B32B73"/>
    <w:rsid w:val="00B36934"/>
    <w:rsid w:val="00B36E28"/>
    <w:rsid w:val="00B37F17"/>
    <w:rsid w:val="00B40CD0"/>
    <w:rsid w:val="00B413D2"/>
    <w:rsid w:val="00B436DE"/>
    <w:rsid w:val="00B43A6B"/>
    <w:rsid w:val="00B45661"/>
    <w:rsid w:val="00B476EE"/>
    <w:rsid w:val="00B503A3"/>
    <w:rsid w:val="00B50F8E"/>
    <w:rsid w:val="00B50FC6"/>
    <w:rsid w:val="00B5176C"/>
    <w:rsid w:val="00B5331E"/>
    <w:rsid w:val="00B54145"/>
    <w:rsid w:val="00B556D3"/>
    <w:rsid w:val="00B56B92"/>
    <w:rsid w:val="00B60FEE"/>
    <w:rsid w:val="00B622E3"/>
    <w:rsid w:val="00B63E0F"/>
    <w:rsid w:val="00B65F93"/>
    <w:rsid w:val="00B66E12"/>
    <w:rsid w:val="00B71360"/>
    <w:rsid w:val="00B73C92"/>
    <w:rsid w:val="00B73E6F"/>
    <w:rsid w:val="00B804FE"/>
    <w:rsid w:val="00B80EDF"/>
    <w:rsid w:val="00B817AF"/>
    <w:rsid w:val="00B83740"/>
    <w:rsid w:val="00B84E70"/>
    <w:rsid w:val="00B86496"/>
    <w:rsid w:val="00B87E09"/>
    <w:rsid w:val="00B907B1"/>
    <w:rsid w:val="00B93994"/>
    <w:rsid w:val="00B93C3D"/>
    <w:rsid w:val="00B93CED"/>
    <w:rsid w:val="00B9560B"/>
    <w:rsid w:val="00B96E46"/>
    <w:rsid w:val="00BA4B07"/>
    <w:rsid w:val="00BA5A3B"/>
    <w:rsid w:val="00BB0EED"/>
    <w:rsid w:val="00BB1165"/>
    <w:rsid w:val="00BB1CB3"/>
    <w:rsid w:val="00BC0DC0"/>
    <w:rsid w:val="00BC2B27"/>
    <w:rsid w:val="00BC3160"/>
    <w:rsid w:val="00BC36BE"/>
    <w:rsid w:val="00BC3DFE"/>
    <w:rsid w:val="00BC7A28"/>
    <w:rsid w:val="00BD1304"/>
    <w:rsid w:val="00BD1E03"/>
    <w:rsid w:val="00BD460B"/>
    <w:rsid w:val="00BD477D"/>
    <w:rsid w:val="00BE0CD7"/>
    <w:rsid w:val="00BE7C2D"/>
    <w:rsid w:val="00BF06C8"/>
    <w:rsid w:val="00BF4FF3"/>
    <w:rsid w:val="00BF6589"/>
    <w:rsid w:val="00BF7168"/>
    <w:rsid w:val="00C00216"/>
    <w:rsid w:val="00C00C45"/>
    <w:rsid w:val="00C00F46"/>
    <w:rsid w:val="00C01BE0"/>
    <w:rsid w:val="00C0523C"/>
    <w:rsid w:val="00C06125"/>
    <w:rsid w:val="00C06253"/>
    <w:rsid w:val="00C070A8"/>
    <w:rsid w:val="00C11229"/>
    <w:rsid w:val="00C1225D"/>
    <w:rsid w:val="00C129D2"/>
    <w:rsid w:val="00C130AE"/>
    <w:rsid w:val="00C13735"/>
    <w:rsid w:val="00C1682A"/>
    <w:rsid w:val="00C172F8"/>
    <w:rsid w:val="00C2079B"/>
    <w:rsid w:val="00C21D2F"/>
    <w:rsid w:val="00C24F46"/>
    <w:rsid w:val="00C25A67"/>
    <w:rsid w:val="00C27738"/>
    <w:rsid w:val="00C3050E"/>
    <w:rsid w:val="00C309DB"/>
    <w:rsid w:val="00C3107A"/>
    <w:rsid w:val="00C34CA0"/>
    <w:rsid w:val="00C373FB"/>
    <w:rsid w:val="00C40386"/>
    <w:rsid w:val="00C425C3"/>
    <w:rsid w:val="00C47B21"/>
    <w:rsid w:val="00C47D44"/>
    <w:rsid w:val="00C51700"/>
    <w:rsid w:val="00C568A9"/>
    <w:rsid w:val="00C60521"/>
    <w:rsid w:val="00C61063"/>
    <w:rsid w:val="00C6108C"/>
    <w:rsid w:val="00C61FD6"/>
    <w:rsid w:val="00C62354"/>
    <w:rsid w:val="00C66E8A"/>
    <w:rsid w:val="00C675FF"/>
    <w:rsid w:val="00C70FD1"/>
    <w:rsid w:val="00C7298F"/>
    <w:rsid w:val="00C73339"/>
    <w:rsid w:val="00C7493C"/>
    <w:rsid w:val="00C74E25"/>
    <w:rsid w:val="00C75B3C"/>
    <w:rsid w:val="00C7651A"/>
    <w:rsid w:val="00C76586"/>
    <w:rsid w:val="00C809EF"/>
    <w:rsid w:val="00C80D37"/>
    <w:rsid w:val="00C82469"/>
    <w:rsid w:val="00C83C9C"/>
    <w:rsid w:val="00C8453E"/>
    <w:rsid w:val="00C850F8"/>
    <w:rsid w:val="00C8576B"/>
    <w:rsid w:val="00C86282"/>
    <w:rsid w:val="00C8681F"/>
    <w:rsid w:val="00C8723E"/>
    <w:rsid w:val="00C97D3A"/>
    <w:rsid w:val="00CA0BD7"/>
    <w:rsid w:val="00CA0D1C"/>
    <w:rsid w:val="00CA0F4E"/>
    <w:rsid w:val="00CA15F0"/>
    <w:rsid w:val="00CA16BC"/>
    <w:rsid w:val="00CA2DBB"/>
    <w:rsid w:val="00CA7343"/>
    <w:rsid w:val="00CB289D"/>
    <w:rsid w:val="00CB3345"/>
    <w:rsid w:val="00CB3F63"/>
    <w:rsid w:val="00CB58CD"/>
    <w:rsid w:val="00CB6FAA"/>
    <w:rsid w:val="00CC2CC1"/>
    <w:rsid w:val="00CC4E8A"/>
    <w:rsid w:val="00CC7CA9"/>
    <w:rsid w:val="00CC7E24"/>
    <w:rsid w:val="00CD1705"/>
    <w:rsid w:val="00CD5069"/>
    <w:rsid w:val="00CD6BD4"/>
    <w:rsid w:val="00CE28C8"/>
    <w:rsid w:val="00CE2C18"/>
    <w:rsid w:val="00CE3776"/>
    <w:rsid w:val="00CE5120"/>
    <w:rsid w:val="00CE6F92"/>
    <w:rsid w:val="00CE7D50"/>
    <w:rsid w:val="00CF0551"/>
    <w:rsid w:val="00CF34FB"/>
    <w:rsid w:val="00CF40BD"/>
    <w:rsid w:val="00CF422C"/>
    <w:rsid w:val="00CF4CA2"/>
    <w:rsid w:val="00CF7A1A"/>
    <w:rsid w:val="00D01923"/>
    <w:rsid w:val="00D0217B"/>
    <w:rsid w:val="00D0363E"/>
    <w:rsid w:val="00D044D3"/>
    <w:rsid w:val="00D045FC"/>
    <w:rsid w:val="00D04AB2"/>
    <w:rsid w:val="00D04C37"/>
    <w:rsid w:val="00D0739A"/>
    <w:rsid w:val="00D123B2"/>
    <w:rsid w:val="00D12744"/>
    <w:rsid w:val="00D14F13"/>
    <w:rsid w:val="00D17EF0"/>
    <w:rsid w:val="00D21D31"/>
    <w:rsid w:val="00D2345A"/>
    <w:rsid w:val="00D24227"/>
    <w:rsid w:val="00D348E3"/>
    <w:rsid w:val="00D350BC"/>
    <w:rsid w:val="00D3722C"/>
    <w:rsid w:val="00D41DDA"/>
    <w:rsid w:val="00D45803"/>
    <w:rsid w:val="00D516E7"/>
    <w:rsid w:val="00D52B77"/>
    <w:rsid w:val="00D53A0C"/>
    <w:rsid w:val="00D57033"/>
    <w:rsid w:val="00D636AF"/>
    <w:rsid w:val="00D63FD8"/>
    <w:rsid w:val="00D6402D"/>
    <w:rsid w:val="00D66B48"/>
    <w:rsid w:val="00D76BAD"/>
    <w:rsid w:val="00D81E52"/>
    <w:rsid w:val="00D82A2B"/>
    <w:rsid w:val="00D83562"/>
    <w:rsid w:val="00D84250"/>
    <w:rsid w:val="00D870C0"/>
    <w:rsid w:val="00D94AEB"/>
    <w:rsid w:val="00D9565E"/>
    <w:rsid w:val="00DA1549"/>
    <w:rsid w:val="00DA2281"/>
    <w:rsid w:val="00DA3DCA"/>
    <w:rsid w:val="00DA4856"/>
    <w:rsid w:val="00DA7884"/>
    <w:rsid w:val="00DB12A6"/>
    <w:rsid w:val="00DB2F60"/>
    <w:rsid w:val="00DB6574"/>
    <w:rsid w:val="00DB71F3"/>
    <w:rsid w:val="00DC1A87"/>
    <w:rsid w:val="00DC3D9C"/>
    <w:rsid w:val="00DC7BD8"/>
    <w:rsid w:val="00DD108D"/>
    <w:rsid w:val="00DD2235"/>
    <w:rsid w:val="00DD50BF"/>
    <w:rsid w:val="00DD51DC"/>
    <w:rsid w:val="00DD6AC7"/>
    <w:rsid w:val="00DD7B08"/>
    <w:rsid w:val="00DE2290"/>
    <w:rsid w:val="00DE3647"/>
    <w:rsid w:val="00DE58AD"/>
    <w:rsid w:val="00DE6513"/>
    <w:rsid w:val="00DF0D20"/>
    <w:rsid w:val="00DF4CA0"/>
    <w:rsid w:val="00E02BB0"/>
    <w:rsid w:val="00E0327D"/>
    <w:rsid w:val="00E05D6F"/>
    <w:rsid w:val="00E05EB5"/>
    <w:rsid w:val="00E05F8C"/>
    <w:rsid w:val="00E06A18"/>
    <w:rsid w:val="00E06C78"/>
    <w:rsid w:val="00E1117D"/>
    <w:rsid w:val="00E111FB"/>
    <w:rsid w:val="00E158FB"/>
    <w:rsid w:val="00E16619"/>
    <w:rsid w:val="00E21413"/>
    <w:rsid w:val="00E221A6"/>
    <w:rsid w:val="00E22D94"/>
    <w:rsid w:val="00E2576D"/>
    <w:rsid w:val="00E27408"/>
    <w:rsid w:val="00E27E2F"/>
    <w:rsid w:val="00E30613"/>
    <w:rsid w:val="00E31734"/>
    <w:rsid w:val="00E33105"/>
    <w:rsid w:val="00E36EE8"/>
    <w:rsid w:val="00E37C2A"/>
    <w:rsid w:val="00E41FC3"/>
    <w:rsid w:val="00E43AC2"/>
    <w:rsid w:val="00E44931"/>
    <w:rsid w:val="00E46D5F"/>
    <w:rsid w:val="00E476AA"/>
    <w:rsid w:val="00E47C82"/>
    <w:rsid w:val="00E51891"/>
    <w:rsid w:val="00E538F7"/>
    <w:rsid w:val="00E56137"/>
    <w:rsid w:val="00E56A96"/>
    <w:rsid w:val="00E61F2C"/>
    <w:rsid w:val="00E6315A"/>
    <w:rsid w:val="00E65737"/>
    <w:rsid w:val="00E658CC"/>
    <w:rsid w:val="00E6625D"/>
    <w:rsid w:val="00E66D51"/>
    <w:rsid w:val="00E674F9"/>
    <w:rsid w:val="00E70F0B"/>
    <w:rsid w:val="00E720EE"/>
    <w:rsid w:val="00E806EC"/>
    <w:rsid w:val="00E82A05"/>
    <w:rsid w:val="00E82CD7"/>
    <w:rsid w:val="00E83B5B"/>
    <w:rsid w:val="00E85E0E"/>
    <w:rsid w:val="00E87399"/>
    <w:rsid w:val="00E908AF"/>
    <w:rsid w:val="00E9253B"/>
    <w:rsid w:val="00E93EC4"/>
    <w:rsid w:val="00E952E3"/>
    <w:rsid w:val="00E95D11"/>
    <w:rsid w:val="00E9600C"/>
    <w:rsid w:val="00E97247"/>
    <w:rsid w:val="00E97B2D"/>
    <w:rsid w:val="00E97DF4"/>
    <w:rsid w:val="00E97FF2"/>
    <w:rsid w:val="00EA0B8A"/>
    <w:rsid w:val="00EA5440"/>
    <w:rsid w:val="00EB61C8"/>
    <w:rsid w:val="00EB61D5"/>
    <w:rsid w:val="00EB78E7"/>
    <w:rsid w:val="00EB7CA0"/>
    <w:rsid w:val="00EC2101"/>
    <w:rsid w:val="00EC2D4B"/>
    <w:rsid w:val="00EC4799"/>
    <w:rsid w:val="00EC6201"/>
    <w:rsid w:val="00EC6E83"/>
    <w:rsid w:val="00EC79E5"/>
    <w:rsid w:val="00ED0845"/>
    <w:rsid w:val="00ED4D29"/>
    <w:rsid w:val="00ED61FA"/>
    <w:rsid w:val="00EE2CAE"/>
    <w:rsid w:val="00EE305C"/>
    <w:rsid w:val="00EE5316"/>
    <w:rsid w:val="00EE6FE5"/>
    <w:rsid w:val="00EF1D2D"/>
    <w:rsid w:val="00EF3D31"/>
    <w:rsid w:val="00EF50DB"/>
    <w:rsid w:val="00EF6EA4"/>
    <w:rsid w:val="00EF7BCD"/>
    <w:rsid w:val="00EF7FF1"/>
    <w:rsid w:val="00F030E2"/>
    <w:rsid w:val="00F07A27"/>
    <w:rsid w:val="00F132D9"/>
    <w:rsid w:val="00F13722"/>
    <w:rsid w:val="00F13CD6"/>
    <w:rsid w:val="00F158F3"/>
    <w:rsid w:val="00F20CDD"/>
    <w:rsid w:val="00F211D7"/>
    <w:rsid w:val="00F2135F"/>
    <w:rsid w:val="00F2170E"/>
    <w:rsid w:val="00F25EC1"/>
    <w:rsid w:val="00F302E0"/>
    <w:rsid w:val="00F30F4D"/>
    <w:rsid w:val="00F3281E"/>
    <w:rsid w:val="00F32E24"/>
    <w:rsid w:val="00F41ACE"/>
    <w:rsid w:val="00F41EB7"/>
    <w:rsid w:val="00F43FC2"/>
    <w:rsid w:val="00F45A10"/>
    <w:rsid w:val="00F472C8"/>
    <w:rsid w:val="00F475B0"/>
    <w:rsid w:val="00F50CB5"/>
    <w:rsid w:val="00F5482E"/>
    <w:rsid w:val="00F6440E"/>
    <w:rsid w:val="00F676B9"/>
    <w:rsid w:val="00F71034"/>
    <w:rsid w:val="00F714D8"/>
    <w:rsid w:val="00F739A0"/>
    <w:rsid w:val="00F73D39"/>
    <w:rsid w:val="00F746B2"/>
    <w:rsid w:val="00F75D46"/>
    <w:rsid w:val="00F77CAA"/>
    <w:rsid w:val="00F80CD5"/>
    <w:rsid w:val="00F82BF8"/>
    <w:rsid w:val="00F84F23"/>
    <w:rsid w:val="00F86248"/>
    <w:rsid w:val="00F86DB1"/>
    <w:rsid w:val="00F920FF"/>
    <w:rsid w:val="00F937B0"/>
    <w:rsid w:val="00F95021"/>
    <w:rsid w:val="00F97243"/>
    <w:rsid w:val="00FA0307"/>
    <w:rsid w:val="00FA082A"/>
    <w:rsid w:val="00FA2611"/>
    <w:rsid w:val="00FA5F71"/>
    <w:rsid w:val="00FB0C3F"/>
    <w:rsid w:val="00FB1094"/>
    <w:rsid w:val="00FB2B04"/>
    <w:rsid w:val="00FC0770"/>
    <w:rsid w:val="00FC260B"/>
    <w:rsid w:val="00FC2F5F"/>
    <w:rsid w:val="00FC5FA6"/>
    <w:rsid w:val="00FC6D61"/>
    <w:rsid w:val="00FD2962"/>
    <w:rsid w:val="00FD2E68"/>
    <w:rsid w:val="00FD3F8F"/>
    <w:rsid w:val="00FD57FF"/>
    <w:rsid w:val="00FD64BC"/>
    <w:rsid w:val="00FD65C3"/>
    <w:rsid w:val="00FD6632"/>
    <w:rsid w:val="00FD6819"/>
    <w:rsid w:val="00FE15C8"/>
    <w:rsid w:val="00FE2438"/>
    <w:rsid w:val="00FE4F5F"/>
    <w:rsid w:val="00FE5955"/>
    <w:rsid w:val="00FF14E5"/>
    <w:rsid w:val="00FF2E35"/>
    <w:rsid w:val="00FF4E30"/>
    <w:rsid w:val="00FF4E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79D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5E22A5"/>
    <w:pPr>
      <w:spacing w:before="100" w:beforeAutospacing="1" w:after="100" w:afterAutospacing="1"/>
      <w:outlineLvl w:val="4"/>
    </w:pPr>
    <w:rPr>
      <w:rFonts w:ascii="Times" w:hAnsi="Times"/>
      <w:b/>
      <w:bCs/>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160"/>
    <w:rPr>
      <w:color w:val="0000FF" w:themeColor="hyperlink"/>
      <w:u w:val="single"/>
    </w:rPr>
  </w:style>
  <w:style w:type="character" w:customStyle="1" w:styleId="st">
    <w:name w:val="st"/>
    <w:basedOn w:val="DefaultParagraphFont"/>
    <w:rsid w:val="00EF7BCD"/>
  </w:style>
  <w:style w:type="character" w:styleId="Emphasis">
    <w:name w:val="Emphasis"/>
    <w:basedOn w:val="DefaultParagraphFont"/>
    <w:uiPriority w:val="20"/>
    <w:qFormat/>
    <w:rsid w:val="00EF7BCD"/>
    <w:rPr>
      <w:i/>
      <w:iCs/>
    </w:rPr>
  </w:style>
  <w:style w:type="paragraph" w:styleId="HTMLPreformatted">
    <w:name w:val="HTML Preformatted"/>
    <w:basedOn w:val="Normal"/>
    <w:link w:val="HTMLPreformattedChar"/>
    <w:uiPriority w:val="99"/>
    <w:semiHidden/>
    <w:unhideWhenUsed/>
    <w:rsid w:val="005B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5B6212"/>
    <w:rPr>
      <w:rFonts w:ascii="Courier" w:hAnsi="Courier" w:cs="Courier"/>
      <w:sz w:val="20"/>
      <w:szCs w:val="20"/>
      <w:lang w:val="en-AU"/>
    </w:rPr>
  </w:style>
  <w:style w:type="character" w:styleId="CommentReference">
    <w:name w:val="annotation reference"/>
    <w:semiHidden/>
    <w:unhideWhenUsed/>
    <w:rsid w:val="00396145"/>
    <w:rPr>
      <w:sz w:val="16"/>
      <w:szCs w:val="16"/>
    </w:rPr>
  </w:style>
  <w:style w:type="paragraph" w:styleId="BalloonText">
    <w:name w:val="Balloon Text"/>
    <w:basedOn w:val="Normal"/>
    <w:link w:val="BalloonTextChar"/>
    <w:uiPriority w:val="99"/>
    <w:semiHidden/>
    <w:unhideWhenUsed/>
    <w:rsid w:val="006573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0E"/>
    <w:rPr>
      <w:rFonts w:ascii="Lucida Grande" w:hAnsi="Lucida Grande" w:cs="Lucida Grande"/>
      <w:sz w:val="18"/>
      <w:szCs w:val="18"/>
    </w:rPr>
  </w:style>
  <w:style w:type="paragraph" w:styleId="CommentText">
    <w:name w:val="annotation text"/>
    <w:basedOn w:val="Normal"/>
    <w:link w:val="CommentTextChar"/>
    <w:uiPriority w:val="99"/>
    <w:unhideWhenUsed/>
    <w:rsid w:val="009C754F"/>
    <w:rPr>
      <w:sz w:val="20"/>
      <w:szCs w:val="20"/>
    </w:rPr>
  </w:style>
  <w:style w:type="character" w:customStyle="1" w:styleId="CommentTextChar">
    <w:name w:val="Comment Text Char"/>
    <w:basedOn w:val="DefaultParagraphFont"/>
    <w:link w:val="CommentText"/>
    <w:uiPriority w:val="99"/>
    <w:rsid w:val="009C754F"/>
    <w:rPr>
      <w:sz w:val="20"/>
      <w:szCs w:val="20"/>
    </w:rPr>
  </w:style>
  <w:style w:type="paragraph" w:styleId="CommentSubject">
    <w:name w:val="annotation subject"/>
    <w:basedOn w:val="CommentText"/>
    <w:next w:val="CommentText"/>
    <w:link w:val="CommentSubjectChar"/>
    <w:uiPriority w:val="99"/>
    <w:semiHidden/>
    <w:unhideWhenUsed/>
    <w:rsid w:val="009C754F"/>
    <w:rPr>
      <w:b/>
      <w:bCs/>
    </w:rPr>
  </w:style>
  <w:style w:type="character" w:customStyle="1" w:styleId="CommentSubjectChar">
    <w:name w:val="Comment Subject Char"/>
    <w:basedOn w:val="CommentTextChar"/>
    <w:link w:val="CommentSubject"/>
    <w:uiPriority w:val="99"/>
    <w:semiHidden/>
    <w:rsid w:val="009C754F"/>
    <w:rPr>
      <w:b/>
      <w:bCs/>
      <w:sz w:val="20"/>
      <w:szCs w:val="20"/>
    </w:rPr>
  </w:style>
  <w:style w:type="paragraph" w:styleId="Revision">
    <w:name w:val="Revision"/>
    <w:hidden/>
    <w:uiPriority w:val="99"/>
    <w:semiHidden/>
    <w:rsid w:val="0076599B"/>
  </w:style>
  <w:style w:type="character" w:styleId="LineNumber">
    <w:name w:val="line number"/>
    <w:basedOn w:val="DefaultParagraphFont"/>
    <w:uiPriority w:val="99"/>
    <w:unhideWhenUsed/>
    <w:rsid w:val="00A05B8C"/>
    <w:rPr>
      <w:rFonts w:ascii="Times New Roman" w:hAnsi="Times New Roman"/>
    </w:rPr>
  </w:style>
  <w:style w:type="character" w:styleId="PlaceholderText">
    <w:name w:val="Placeholder Text"/>
    <w:basedOn w:val="DefaultParagraphFont"/>
    <w:uiPriority w:val="99"/>
    <w:semiHidden/>
    <w:rsid w:val="000A780E"/>
    <w:rPr>
      <w:color w:val="808080"/>
    </w:rPr>
  </w:style>
  <w:style w:type="character" w:customStyle="1" w:styleId="Heading5Char">
    <w:name w:val="Heading 5 Char"/>
    <w:basedOn w:val="DefaultParagraphFont"/>
    <w:link w:val="Heading5"/>
    <w:uiPriority w:val="9"/>
    <w:rsid w:val="005E22A5"/>
    <w:rPr>
      <w:rFonts w:ascii="Times" w:hAnsi="Times"/>
      <w:b/>
      <w:bCs/>
      <w:sz w:val="20"/>
      <w:szCs w:val="20"/>
      <w:lang w:val="en-AU"/>
    </w:rPr>
  </w:style>
  <w:style w:type="character" w:customStyle="1" w:styleId="publication-type">
    <w:name w:val="publication-type"/>
    <w:basedOn w:val="DefaultParagraphFont"/>
    <w:rsid w:val="005E22A5"/>
  </w:style>
  <w:style w:type="character" w:customStyle="1" w:styleId="publication-title">
    <w:name w:val="publication-title"/>
    <w:basedOn w:val="DefaultParagraphFont"/>
    <w:rsid w:val="005E22A5"/>
  </w:style>
  <w:style w:type="character" w:styleId="FollowedHyperlink">
    <w:name w:val="FollowedHyperlink"/>
    <w:basedOn w:val="DefaultParagraphFont"/>
    <w:uiPriority w:val="99"/>
    <w:semiHidden/>
    <w:unhideWhenUsed/>
    <w:rsid w:val="006009D9"/>
    <w:rPr>
      <w:color w:val="800080" w:themeColor="followedHyperlink"/>
      <w:u w:val="single"/>
    </w:rPr>
  </w:style>
  <w:style w:type="paragraph" w:styleId="Header">
    <w:name w:val="header"/>
    <w:basedOn w:val="Normal"/>
    <w:link w:val="HeaderChar"/>
    <w:uiPriority w:val="99"/>
    <w:unhideWhenUsed/>
    <w:rsid w:val="00A8642E"/>
    <w:pPr>
      <w:tabs>
        <w:tab w:val="center" w:pos="4320"/>
        <w:tab w:val="right" w:pos="8640"/>
      </w:tabs>
    </w:pPr>
  </w:style>
  <w:style w:type="character" w:customStyle="1" w:styleId="HeaderChar">
    <w:name w:val="Header Char"/>
    <w:basedOn w:val="DefaultParagraphFont"/>
    <w:link w:val="Header"/>
    <w:uiPriority w:val="99"/>
    <w:rsid w:val="00A8642E"/>
  </w:style>
  <w:style w:type="paragraph" w:styleId="Footer">
    <w:name w:val="footer"/>
    <w:basedOn w:val="Normal"/>
    <w:link w:val="FooterChar"/>
    <w:uiPriority w:val="99"/>
    <w:unhideWhenUsed/>
    <w:rsid w:val="00A8642E"/>
    <w:pPr>
      <w:tabs>
        <w:tab w:val="center" w:pos="4320"/>
        <w:tab w:val="right" w:pos="8640"/>
      </w:tabs>
    </w:pPr>
  </w:style>
  <w:style w:type="character" w:customStyle="1" w:styleId="FooterChar">
    <w:name w:val="Footer Char"/>
    <w:basedOn w:val="DefaultParagraphFont"/>
    <w:link w:val="Footer"/>
    <w:uiPriority w:val="99"/>
    <w:rsid w:val="00A8642E"/>
  </w:style>
  <w:style w:type="paragraph" w:customStyle="1" w:styleId="Compact">
    <w:name w:val="Compact"/>
    <w:basedOn w:val="Normal"/>
    <w:qFormat/>
    <w:rsid w:val="00395EEB"/>
    <w:pPr>
      <w:spacing w:before="36" w:after="36"/>
    </w:pPr>
    <w:rPr>
      <w:rFonts w:eastAsiaTheme="minorHAnsi"/>
    </w:rPr>
  </w:style>
  <w:style w:type="paragraph" w:styleId="NormalWeb">
    <w:name w:val="Normal (Web)"/>
    <w:basedOn w:val="Normal"/>
    <w:uiPriority w:val="99"/>
    <w:semiHidden/>
    <w:unhideWhenUsed/>
    <w:rsid w:val="00821F17"/>
    <w:pPr>
      <w:spacing w:before="100" w:beforeAutospacing="1" w:after="100" w:afterAutospacing="1"/>
    </w:pPr>
    <w:rPr>
      <w:rFonts w:ascii="Times" w:hAnsi="Times" w:cs="Times New Roman"/>
      <w:sz w:val="20"/>
      <w:szCs w:val="20"/>
      <w:lang w:val="en-AU"/>
    </w:rPr>
  </w:style>
  <w:style w:type="character" w:styleId="PageNumber">
    <w:name w:val="page number"/>
    <w:basedOn w:val="DefaultParagraphFont"/>
    <w:uiPriority w:val="99"/>
    <w:semiHidden/>
    <w:unhideWhenUsed/>
    <w:rsid w:val="0085007D"/>
  </w:style>
  <w:style w:type="paragraph" w:customStyle="1" w:styleId="EndNoteBibliographyTitle">
    <w:name w:val="EndNote Bibliography Title"/>
    <w:basedOn w:val="Normal"/>
    <w:rsid w:val="005227F8"/>
    <w:pPr>
      <w:jc w:val="center"/>
    </w:pPr>
    <w:rPr>
      <w:rFonts w:ascii="Times New Roman" w:hAnsi="Times New Roman" w:cs="Times New Roman"/>
    </w:rPr>
  </w:style>
  <w:style w:type="paragraph" w:customStyle="1" w:styleId="EndNoteBibliography">
    <w:name w:val="EndNote Bibliography"/>
    <w:basedOn w:val="Normal"/>
    <w:rsid w:val="005227F8"/>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5E22A5"/>
    <w:pPr>
      <w:spacing w:before="100" w:beforeAutospacing="1" w:after="100" w:afterAutospacing="1"/>
      <w:outlineLvl w:val="4"/>
    </w:pPr>
    <w:rPr>
      <w:rFonts w:ascii="Times" w:hAnsi="Times"/>
      <w:b/>
      <w:bCs/>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160"/>
    <w:rPr>
      <w:color w:val="0000FF" w:themeColor="hyperlink"/>
      <w:u w:val="single"/>
    </w:rPr>
  </w:style>
  <w:style w:type="character" w:customStyle="1" w:styleId="st">
    <w:name w:val="st"/>
    <w:basedOn w:val="DefaultParagraphFont"/>
    <w:rsid w:val="00EF7BCD"/>
  </w:style>
  <w:style w:type="character" w:styleId="Emphasis">
    <w:name w:val="Emphasis"/>
    <w:basedOn w:val="DefaultParagraphFont"/>
    <w:uiPriority w:val="20"/>
    <w:qFormat/>
    <w:rsid w:val="00EF7BCD"/>
    <w:rPr>
      <w:i/>
      <w:iCs/>
    </w:rPr>
  </w:style>
  <w:style w:type="paragraph" w:styleId="HTMLPreformatted">
    <w:name w:val="HTML Preformatted"/>
    <w:basedOn w:val="Normal"/>
    <w:link w:val="HTMLPreformattedChar"/>
    <w:uiPriority w:val="99"/>
    <w:semiHidden/>
    <w:unhideWhenUsed/>
    <w:rsid w:val="005B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5B6212"/>
    <w:rPr>
      <w:rFonts w:ascii="Courier" w:hAnsi="Courier" w:cs="Courier"/>
      <w:sz w:val="20"/>
      <w:szCs w:val="20"/>
      <w:lang w:val="en-AU"/>
    </w:rPr>
  </w:style>
  <w:style w:type="character" w:styleId="CommentReference">
    <w:name w:val="annotation reference"/>
    <w:semiHidden/>
    <w:unhideWhenUsed/>
    <w:rsid w:val="00396145"/>
    <w:rPr>
      <w:sz w:val="16"/>
      <w:szCs w:val="16"/>
    </w:rPr>
  </w:style>
  <w:style w:type="paragraph" w:styleId="BalloonText">
    <w:name w:val="Balloon Text"/>
    <w:basedOn w:val="Normal"/>
    <w:link w:val="BalloonTextChar"/>
    <w:uiPriority w:val="99"/>
    <w:semiHidden/>
    <w:unhideWhenUsed/>
    <w:rsid w:val="006573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0E"/>
    <w:rPr>
      <w:rFonts w:ascii="Lucida Grande" w:hAnsi="Lucida Grande" w:cs="Lucida Grande"/>
      <w:sz w:val="18"/>
      <w:szCs w:val="18"/>
    </w:rPr>
  </w:style>
  <w:style w:type="paragraph" w:styleId="CommentText">
    <w:name w:val="annotation text"/>
    <w:basedOn w:val="Normal"/>
    <w:link w:val="CommentTextChar"/>
    <w:uiPriority w:val="99"/>
    <w:unhideWhenUsed/>
    <w:rsid w:val="009C754F"/>
    <w:rPr>
      <w:sz w:val="20"/>
      <w:szCs w:val="20"/>
    </w:rPr>
  </w:style>
  <w:style w:type="character" w:customStyle="1" w:styleId="CommentTextChar">
    <w:name w:val="Comment Text Char"/>
    <w:basedOn w:val="DefaultParagraphFont"/>
    <w:link w:val="CommentText"/>
    <w:uiPriority w:val="99"/>
    <w:rsid w:val="009C754F"/>
    <w:rPr>
      <w:sz w:val="20"/>
      <w:szCs w:val="20"/>
    </w:rPr>
  </w:style>
  <w:style w:type="paragraph" w:styleId="CommentSubject">
    <w:name w:val="annotation subject"/>
    <w:basedOn w:val="CommentText"/>
    <w:next w:val="CommentText"/>
    <w:link w:val="CommentSubjectChar"/>
    <w:uiPriority w:val="99"/>
    <w:semiHidden/>
    <w:unhideWhenUsed/>
    <w:rsid w:val="009C754F"/>
    <w:rPr>
      <w:b/>
      <w:bCs/>
    </w:rPr>
  </w:style>
  <w:style w:type="character" w:customStyle="1" w:styleId="CommentSubjectChar">
    <w:name w:val="Comment Subject Char"/>
    <w:basedOn w:val="CommentTextChar"/>
    <w:link w:val="CommentSubject"/>
    <w:uiPriority w:val="99"/>
    <w:semiHidden/>
    <w:rsid w:val="009C754F"/>
    <w:rPr>
      <w:b/>
      <w:bCs/>
      <w:sz w:val="20"/>
      <w:szCs w:val="20"/>
    </w:rPr>
  </w:style>
  <w:style w:type="paragraph" w:styleId="Revision">
    <w:name w:val="Revision"/>
    <w:hidden/>
    <w:uiPriority w:val="99"/>
    <w:semiHidden/>
    <w:rsid w:val="0076599B"/>
  </w:style>
  <w:style w:type="character" w:styleId="LineNumber">
    <w:name w:val="line number"/>
    <w:basedOn w:val="DefaultParagraphFont"/>
    <w:uiPriority w:val="99"/>
    <w:unhideWhenUsed/>
    <w:rsid w:val="00A05B8C"/>
    <w:rPr>
      <w:rFonts w:ascii="Times New Roman" w:hAnsi="Times New Roman"/>
    </w:rPr>
  </w:style>
  <w:style w:type="character" w:styleId="PlaceholderText">
    <w:name w:val="Placeholder Text"/>
    <w:basedOn w:val="DefaultParagraphFont"/>
    <w:uiPriority w:val="99"/>
    <w:semiHidden/>
    <w:rsid w:val="000A780E"/>
    <w:rPr>
      <w:color w:val="808080"/>
    </w:rPr>
  </w:style>
  <w:style w:type="character" w:customStyle="1" w:styleId="Heading5Char">
    <w:name w:val="Heading 5 Char"/>
    <w:basedOn w:val="DefaultParagraphFont"/>
    <w:link w:val="Heading5"/>
    <w:uiPriority w:val="9"/>
    <w:rsid w:val="005E22A5"/>
    <w:rPr>
      <w:rFonts w:ascii="Times" w:hAnsi="Times"/>
      <w:b/>
      <w:bCs/>
      <w:sz w:val="20"/>
      <w:szCs w:val="20"/>
      <w:lang w:val="en-AU"/>
    </w:rPr>
  </w:style>
  <w:style w:type="character" w:customStyle="1" w:styleId="publication-type">
    <w:name w:val="publication-type"/>
    <w:basedOn w:val="DefaultParagraphFont"/>
    <w:rsid w:val="005E22A5"/>
  </w:style>
  <w:style w:type="character" w:customStyle="1" w:styleId="publication-title">
    <w:name w:val="publication-title"/>
    <w:basedOn w:val="DefaultParagraphFont"/>
    <w:rsid w:val="005E22A5"/>
  </w:style>
  <w:style w:type="character" w:styleId="FollowedHyperlink">
    <w:name w:val="FollowedHyperlink"/>
    <w:basedOn w:val="DefaultParagraphFont"/>
    <w:uiPriority w:val="99"/>
    <w:semiHidden/>
    <w:unhideWhenUsed/>
    <w:rsid w:val="006009D9"/>
    <w:rPr>
      <w:color w:val="800080" w:themeColor="followedHyperlink"/>
      <w:u w:val="single"/>
    </w:rPr>
  </w:style>
  <w:style w:type="paragraph" w:styleId="Header">
    <w:name w:val="header"/>
    <w:basedOn w:val="Normal"/>
    <w:link w:val="HeaderChar"/>
    <w:uiPriority w:val="99"/>
    <w:unhideWhenUsed/>
    <w:rsid w:val="00A8642E"/>
    <w:pPr>
      <w:tabs>
        <w:tab w:val="center" w:pos="4320"/>
        <w:tab w:val="right" w:pos="8640"/>
      </w:tabs>
    </w:pPr>
  </w:style>
  <w:style w:type="character" w:customStyle="1" w:styleId="HeaderChar">
    <w:name w:val="Header Char"/>
    <w:basedOn w:val="DefaultParagraphFont"/>
    <w:link w:val="Header"/>
    <w:uiPriority w:val="99"/>
    <w:rsid w:val="00A8642E"/>
  </w:style>
  <w:style w:type="paragraph" w:styleId="Footer">
    <w:name w:val="footer"/>
    <w:basedOn w:val="Normal"/>
    <w:link w:val="FooterChar"/>
    <w:uiPriority w:val="99"/>
    <w:unhideWhenUsed/>
    <w:rsid w:val="00A8642E"/>
    <w:pPr>
      <w:tabs>
        <w:tab w:val="center" w:pos="4320"/>
        <w:tab w:val="right" w:pos="8640"/>
      </w:tabs>
    </w:pPr>
  </w:style>
  <w:style w:type="character" w:customStyle="1" w:styleId="FooterChar">
    <w:name w:val="Footer Char"/>
    <w:basedOn w:val="DefaultParagraphFont"/>
    <w:link w:val="Footer"/>
    <w:uiPriority w:val="99"/>
    <w:rsid w:val="00A8642E"/>
  </w:style>
  <w:style w:type="paragraph" w:customStyle="1" w:styleId="Compact">
    <w:name w:val="Compact"/>
    <w:basedOn w:val="Normal"/>
    <w:qFormat/>
    <w:rsid w:val="00395EEB"/>
    <w:pPr>
      <w:spacing w:before="36" w:after="36"/>
    </w:pPr>
    <w:rPr>
      <w:rFonts w:eastAsiaTheme="minorHAnsi"/>
    </w:rPr>
  </w:style>
  <w:style w:type="paragraph" w:styleId="NormalWeb">
    <w:name w:val="Normal (Web)"/>
    <w:basedOn w:val="Normal"/>
    <w:uiPriority w:val="99"/>
    <w:semiHidden/>
    <w:unhideWhenUsed/>
    <w:rsid w:val="00821F17"/>
    <w:pPr>
      <w:spacing w:before="100" w:beforeAutospacing="1" w:after="100" w:afterAutospacing="1"/>
    </w:pPr>
    <w:rPr>
      <w:rFonts w:ascii="Times" w:hAnsi="Times" w:cs="Times New Roman"/>
      <w:sz w:val="20"/>
      <w:szCs w:val="20"/>
      <w:lang w:val="en-AU"/>
    </w:rPr>
  </w:style>
  <w:style w:type="character" w:styleId="PageNumber">
    <w:name w:val="page number"/>
    <w:basedOn w:val="DefaultParagraphFont"/>
    <w:uiPriority w:val="99"/>
    <w:semiHidden/>
    <w:unhideWhenUsed/>
    <w:rsid w:val="0085007D"/>
  </w:style>
  <w:style w:type="paragraph" w:customStyle="1" w:styleId="EndNoteBibliographyTitle">
    <w:name w:val="EndNote Bibliography Title"/>
    <w:basedOn w:val="Normal"/>
    <w:rsid w:val="005227F8"/>
    <w:pPr>
      <w:jc w:val="center"/>
    </w:pPr>
    <w:rPr>
      <w:rFonts w:ascii="Times New Roman" w:hAnsi="Times New Roman" w:cs="Times New Roman"/>
    </w:rPr>
  </w:style>
  <w:style w:type="paragraph" w:customStyle="1" w:styleId="EndNoteBibliography">
    <w:name w:val="EndNote Bibliography"/>
    <w:basedOn w:val="Normal"/>
    <w:rsid w:val="005227F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3600">
      <w:bodyDiv w:val="1"/>
      <w:marLeft w:val="0"/>
      <w:marRight w:val="0"/>
      <w:marTop w:val="0"/>
      <w:marBottom w:val="0"/>
      <w:divBdr>
        <w:top w:val="none" w:sz="0" w:space="0" w:color="auto"/>
        <w:left w:val="none" w:sz="0" w:space="0" w:color="auto"/>
        <w:bottom w:val="none" w:sz="0" w:space="0" w:color="auto"/>
        <w:right w:val="none" w:sz="0" w:space="0" w:color="auto"/>
      </w:divBdr>
    </w:div>
    <w:div w:id="21787331">
      <w:bodyDiv w:val="1"/>
      <w:marLeft w:val="0"/>
      <w:marRight w:val="0"/>
      <w:marTop w:val="0"/>
      <w:marBottom w:val="0"/>
      <w:divBdr>
        <w:top w:val="none" w:sz="0" w:space="0" w:color="auto"/>
        <w:left w:val="none" w:sz="0" w:space="0" w:color="auto"/>
        <w:bottom w:val="none" w:sz="0" w:space="0" w:color="auto"/>
        <w:right w:val="none" w:sz="0" w:space="0" w:color="auto"/>
      </w:divBdr>
    </w:div>
    <w:div w:id="60910966">
      <w:bodyDiv w:val="1"/>
      <w:marLeft w:val="0"/>
      <w:marRight w:val="0"/>
      <w:marTop w:val="0"/>
      <w:marBottom w:val="0"/>
      <w:divBdr>
        <w:top w:val="none" w:sz="0" w:space="0" w:color="auto"/>
        <w:left w:val="none" w:sz="0" w:space="0" w:color="auto"/>
        <w:bottom w:val="none" w:sz="0" w:space="0" w:color="auto"/>
        <w:right w:val="none" w:sz="0" w:space="0" w:color="auto"/>
      </w:divBdr>
    </w:div>
    <w:div w:id="119879788">
      <w:bodyDiv w:val="1"/>
      <w:marLeft w:val="0"/>
      <w:marRight w:val="0"/>
      <w:marTop w:val="0"/>
      <w:marBottom w:val="0"/>
      <w:divBdr>
        <w:top w:val="none" w:sz="0" w:space="0" w:color="auto"/>
        <w:left w:val="none" w:sz="0" w:space="0" w:color="auto"/>
        <w:bottom w:val="none" w:sz="0" w:space="0" w:color="auto"/>
        <w:right w:val="none" w:sz="0" w:space="0" w:color="auto"/>
      </w:divBdr>
    </w:div>
    <w:div w:id="183981114">
      <w:bodyDiv w:val="1"/>
      <w:marLeft w:val="0"/>
      <w:marRight w:val="0"/>
      <w:marTop w:val="0"/>
      <w:marBottom w:val="0"/>
      <w:divBdr>
        <w:top w:val="none" w:sz="0" w:space="0" w:color="auto"/>
        <w:left w:val="none" w:sz="0" w:space="0" w:color="auto"/>
        <w:bottom w:val="none" w:sz="0" w:space="0" w:color="auto"/>
        <w:right w:val="none" w:sz="0" w:space="0" w:color="auto"/>
      </w:divBdr>
    </w:div>
    <w:div w:id="229733746">
      <w:bodyDiv w:val="1"/>
      <w:marLeft w:val="0"/>
      <w:marRight w:val="0"/>
      <w:marTop w:val="0"/>
      <w:marBottom w:val="0"/>
      <w:divBdr>
        <w:top w:val="none" w:sz="0" w:space="0" w:color="auto"/>
        <w:left w:val="none" w:sz="0" w:space="0" w:color="auto"/>
        <w:bottom w:val="none" w:sz="0" w:space="0" w:color="auto"/>
        <w:right w:val="none" w:sz="0" w:space="0" w:color="auto"/>
      </w:divBdr>
      <w:divsChild>
        <w:div w:id="331759471">
          <w:marLeft w:val="0"/>
          <w:marRight w:val="0"/>
          <w:marTop w:val="0"/>
          <w:marBottom w:val="0"/>
          <w:divBdr>
            <w:top w:val="none" w:sz="0" w:space="0" w:color="auto"/>
            <w:left w:val="none" w:sz="0" w:space="0" w:color="auto"/>
            <w:bottom w:val="none" w:sz="0" w:space="0" w:color="auto"/>
            <w:right w:val="none" w:sz="0" w:space="0" w:color="auto"/>
          </w:divBdr>
        </w:div>
        <w:div w:id="363748679">
          <w:marLeft w:val="0"/>
          <w:marRight w:val="0"/>
          <w:marTop w:val="0"/>
          <w:marBottom w:val="0"/>
          <w:divBdr>
            <w:top w:val="none" w:sz="0" w:space="0" w:color="auto"/>
            <w:left w:val="none" w:sz="0" w:space="0" w:color="auto"/>
            <w:bottom w:val="none" w:sz="0" w:space="0" w:color="auto"/>
            <w:right w:val="none" w:sz="0" w:space="0" w:color="auto"/>
          </w:divBdr>
        </w:div>
      </w:divsChild>
    </w:div>
    <w:div w:id="321473697">
      <w:bodyDiv w:val="1"/>
      <w:marLeft w:val="0"/>
      <w:marRight w:val="0"/>
      <w:marTop w:val="0"/>
      <w:marBottom w:val="0"/>
      <w:divBdr>
        <w:top w:val="none" w:sz="0" w:space="0" w:color="auto"/>
        <w:left w:val="none" w:sz="0" w:space="0" w:color="auto"/>
        <w:bottom w:val="none" w:sz="0" w:space="0" w:color="auto"/>
        <w:right w:val="none" w:sz="0" w:space="0" w:color="auto"/>
      </w:divBdr>
    </w:div>
    <w:div w:id="399014441">
      <w:bodyDiv w:val="1"/>
      <w:marLeft w:val="0"/>
      <w:marRight w:val="0"/>
      <w:marTop w:val="0"/>
      <w:marBottom w:val="0"/>
      <w:divBdr>
        <w:top w:val="none" w:sz="0" w:space="0" w:color="auto"/>
        <w:left w:val="none" w:sz="0" w:space="0" w:color="auto"/>
        <w:bottom w:val="none" w:sz="0" w:space="0" w:color="auto"/>
        <w:right w:val="none" w:sz="0" w:space="0" w:color="auto"/>
      </w:divBdr>
    </w:div>
    <w:div w:id="546458506">
      <w:bodyDiv w:val="1"/>
      <w:marLeft w:val="0"/>
      <w:marRight w:val="0"/>
      <w:marTop w:val="0"/>
      <w:marBottom w:val="0"/>
      <w:divBdr>
        <w:top w:val="none" w:sz="0" w:space="0" w:color="auto"/>
        <w:left w:val="none" w:sz="0" w:space="0" w:color="auto"/>
        <w:bottom w:val="none" w:sz="0" w:space="0" w:color="auto"/>
        <w:right w:val="none" w:sz="0" w:space="0" w:color="auto"/>
      </w:divBdr>
    </w:div>
    <w:div w:id="566190203">
      <w:bodyDiv w:val="1"/>
      <w:marLeft w:val="0"/>
      <w:marRight w:val="0"/>
      <w:marTop w:val="0"/>
      <w:marBottom w:val="0"/>
      <w:divBdr>
        <w:top w:val="none" w:sz="0" w:space="0" w:color="auto"/>
        <w:left w:val="none" w:sz="0" w:space="0" w:color="auto"/>
        <w:bottom w:val="none" w:sz="0" w:space="0" w:color="auto"/>
        <w:right w:val="none" w:sz="0" w:space="0" w:color="auto"/>
      </w:divBdr>
    </w:div>
    <w:div w:id="601569767">
      <w:bodyDiv w:val="1"/>
      <w:marLeft w:val="0"/>
      <w:marRight w:val="0"/>
      <w:marTop w:val="0"/>
      <w:marBottom w:val="0"/>
      <w:divBdr>
        <w:top w:val="none" w:sz="0" w:space="0" w:color="auto"/>
        <w:left w:val="none" w:sz="0" w:space="0" w:color="auto"/>
        <w:bottom w:val="none" w:sz="0" w:space="0" w:color="auto"/>
        <w:right w:val="none" w:sz="0" w:space="0" w:color="auto"/>
      </w:divBdr>
    </w:div>
    <w:div w:id="644050649">
      <w:bodyDiv w:val="1"/>
      <w:marLeft w:val="0"/>
      <w:marRight w:val="0"/>
      <w:marTop w:val="0"/>
      <w:marBottom w:val="0"/>
      <w:divBdr>
        <w:top w:val="none" w:sz="0" w:space="0" w:color="auto"/>
        <w:left w:val="none" w:sz="0" w:space="0" w:color="auto"/>
        <w:bottom w:val="none" w:sz="0" w:space="0" w:color="auto"/>
        <w:right w:val="none" w:sz="0" w:space="0" w:color="auto"/>
      </w:divBdr>
      <w:divsChild>
        <w:div w:id="370569949">
          <w:marLeft w:val="0"/>
          <w:marRight w:val="0"/>
          <w:marTop w:val="0"/>
          <w:marBottom w:val="0"/>
          <w:divBdr>
            <w:top w:val="none" w:sz="0" w:space="0" w:color="auto"/>
            <w:left w:val="none" w:sz="0" w:space="0" w:color="auto"/>
            <w:bottom w:val="none" w:sz="0" w:space="0" w:color="auto"/>
            <w:right w:val="none" w:sz="0" w:space="0" w:color="auto"/>
          </w:divBdr>
        </w:div>
        <w:div w:id="794643475">
          <w:marLeft w:val="0"/>
          <w:marRight w:val="0"/>
          <w:marTop w:val="0"/>
          <w:marBottom w:val="0"/>
          <w:divBdr>
            <w:top w:val="none" w:sz="0" w:space="0" w:color="auto"/>
            <w:left w:val="none" w:sz="0" w:space="0" w:color="auto"/>
            <w:bottom w:val="none" w:sz="0" w:space="0" w:color="auto"/>
            <w:right w:val="none" w:sz="0" w:space="0" w:color="auto"/>
          </w:divBdr>
        </w:div>
        <w:div w:id="1133593449">
          <w:marLeft w:val="0"/>
          <w:marRight w:val="0"/>
          <w:marTop w:val="0"/>
          <w:marBottom w:val="0"/>
          <w:divBdr>
            <w:top w:val="none" w:sz="0" w:space="0" w:color="auto"/>
            <w:left w:val="none" w:sz="0" w:space="0" w:color="auto"/>
            <w:bottom w:val="none" w:sz="0" w:space="0" w:color="auto"/>
            <w:right w:val="none" w:sz="0" w:space="0" w:color="auto"/>
          </w:divBdr>
        </w:div>
        <w:div w:id="1597053624">
          <w:marLeft w:val="0"/>
          <w:marRight w:val="0"/>
          <w:marTop w:val="0"/>
          <w:marBottom w:val="0"/>
          <w:divBdr>
            <w:top w:val="none" w:sz="0" w:space="0" w:color="auto"/>
            <w:left w:val="none" w:sz="0" w:space="0" w:color="auto"/>
            <w:bottom w:val="none" w:sz="0" w:space="0" w:color="auto"/>
            <w:right w:val="none" w:sz="0" w:space="0" w:color="auto"/>
          </w:divBdr>
        </w:div>
      </w:divsChild>
    </w:div>
    <w:div w:id="713431041">
      <w:bodyDiv w:val="1"/>
      <w:marLeft w:val="0"/>
      <w:marRight w:val="0"/>
      <w:marTop w:val="0"/>
      <w:marBottom w:val="0"/>
      <w:divBdr>
        <w:top w:val="none" w:sz="0" w:space="0" w:color="auto"/>
        <w:left w:val="none" w:sz="0" w:space="0" w:color="auto"/>
        <w:bottom w:val="none" w:sz="0" w:space="0" w:color="auto"/>
        <w:right w:val="none" w:sz="0" w:space="0" w:color="auto"/>
      </w:divBdr>
    </w:div>
    <w:div w:id="728650652">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735979458">
      <w:bodyDiv w:val="1"/>
      <w:marLeft w:val="0"/>
      <w:marRight w:val="0"/>
      <w:marTop w:val="0"/>
      <w:marBottom w:val="0"/>
      <w:divBdr>
        <w:top w:val="none" w:sz="0" w:space="0" w:color="auto"/>
        <w:left w:val="none" w:sz="0" w:space="0" w:color="auto"/>
        <w:bottom w:val="none" w:sz="0" w:space="0" w:color="auto"/>
        <w:right w:val="none" w:sz="0" w:space="0" w:color="auto"/>
      </w:divBdr>
    </w:div>
    <w:div w:id="741409545">
      <w:bodyDiv w:val="1"/>
      <w:marLeft w:val="0"/>
      <w:marRight w:val="0"/>
      <w:marTop w:val="0"/>
      <w:marBottom w:val="0"/>
      <w:divBdr>
        <w:top w:val="none" w:sz="0" w:space="0" w:color="auto"/>
        <w:left w:val="none" w:sz="0" w:space="0" w:color="auto"/>
        <w:bottom w:val="none" w:sz="0" w:space="0" w:color="auto"/>
        <w:right w:val="none" w:sz="0" w:space="0" w:color="auto"/>
      </w:divBdr>
    </w:div>
    <w:div w:id="783960761">
      <w:bodyDiv w:val="1"/>
      <w:marLeft w:val="0"/>
      <w:marRight w:val="0"/>
      <w:marTop w:val="0"/>
      <w:marBottom w:val="0"/>
      <w:divBdr>
        <w:top w:val="none" w:sz="0" w:space="0" w:color="auto"/>
        <w:left w:val="none" w:sz="0" w:space="0" w:color="auto"/>
        <w:bottom w:val="none" w:sz="0" w:space="0" w:color="auto"/>
        <w:right w:val="none" w:sz="0" w:space="0" w:color="auto"/>
      </w:divBdr>
    </w:div>
    <w:div w:id="813915849">
      <w:bodyDiv w:val="1"/>
      <w:marLeft w:val="0"/>
      <w:marRight w:val="0"/>
      <w:marTop w:val="0"/>
      <w:marBottom w:val="0"/>
      <w:divBdr>
        <w:top w:val="none" w:sz="0" w:space="0" w:color="auto"/>
        <w:left w:val="none" w:sz="0" w:space="0" w:color="auto"/>
        <w:bottom w:val="none" w:sz="0" w:space="0" w:color="auto"/>
        <w:right w:val="none" w:sz="0" w:space="0" w:color="auto"/>
      </w:divBdr>
    </w:div>
    <w:div w:id="872112143">
      <w:bodyDiv w:val="1"/>
      <w:marLeft w:val="0"/>
      <w:marRight w:val="0"/>
      <w:marTop w:val="0"/>
      <w:marBottom w:val="0"/>
      <w:divBdr>
        <w:top w:val="none" w:sz="0" w:space="0" w:color="auto"/>
        <w:left w:val="none" w:sz="0" w:space="0" w:color="auto"/>
        <w:bottom w:val="none" w:sz="0" w:space="0" w:color="auto"/>
        <w:right w:val="none" w:sz="0" w:space="0" w:color="auto"/>
      </w:divBdr>
    </w:div>
    <w:div w:id="897590384">
      <w:bodyDiv w:val="1"/>
      <w:marLeft w:val="0"/>
      <w:marRight w:val="0"/>
      <w:marTop w:val="0"/>
      <w:marBottom w:val="0"/>
      <w:divBdr>
        <w:top w:val="none" w:sz="0" w:space="0" w:color="auto"/>
        <w:left w:val="none" w:sz="0" w:space="0" w:color="auto"/>
        <w:bottom w:val="none" w:sz="0" w:space="0" w:color="auto"/>
        <w:right w:val="none" w:sz="0" w:space="0" w:color="auto"/>
      </w:divBdr>
    </w:div>
    <w:div w:id="902788650">
      <w:bodyDiv w:val="1"/>
      <w:marLeft w:val="0"/>
      <w:marRight w:val="0"/>
      <w:marTop w:val="0"/>
      <w:marBottom w:val="0"/>
      <w:divBdr>
        <w:top w:val="none" w:sz="0" w:space="0" w:color="auto"/>
        <w:left w:val="none" w:sz="0" w:space="0" w:color="auto"/>
        <w:bottom w:val="none" w:sz="0" w:space="0" w:color="auto"/>
        <w:right w:val="none" w:sz="0" w:space="0" w:color="auto"/>
      </w:divBdr>
    </w:div>
    <w:div w:id="1001661259">
      <w:bodyDiv w:val="1"/>
      <w:marLeft w:val="0"/>
      <w:marRight w:val="0"/>
      <w:marTop w:val="0"/>
      <w:marBottom w:val="0"/>
      <w:divBdr>
        <w:top w:val="none" w:sz="0" w:space="0" w:color="auto"/>
        <w:left w:val="none" w:sz="0" w:space="0" w:color="auto"/>
        <w:bottom w:val="none" w:sz="0" w:space="0" w:color="auto"/>
        <w:right w:val="none" w:sz="0" w:space="0" w:color="auto"/>
      </w:divBdr>
    </w:div>
    <w:div w:id="1012490682">
      <w:bodyDiv w:val="1"/>
      <w:marLeft w:val="0"/>
      <w:marRight w:val="0"/>
      <w:marTop w:val="0"/>
      <w:marBottom w:val="0"/>
      <w:divBdr>
        <w:top w:val="none" w:sz="0" w:space="0" w:color="auto"/>
        <w:left w:val="none" w:sz="0" w:space="0" w:color="auto"/>
        <w:bottom w:val="none" w:sz="0" w:space="0" w:color="auto"/>
        <w:right w:val="none" w:sz="0" w:space="0" w:color="auto"/>
      </w:divBdr>
      <w:divsChild>
        <w:div w:id="367144094">
          <w:marLeft w:val="0"/>
          <w:marRight w:val="0"/>
          <w:marTop w:val="0"/>
          <w:marBottom w:val="0"/>
          <w:divBdr>
            <w:top w:val="none" w:sz="0" w:space="0" w:color="auto"/>
            <w:left w:val="none" w:sz="0" w:space="0" w:color="auto"/>
            <w:bottom w:val="none" w:sz="0" w:space="0" w:color="auto"/>
            <w:right w:val="none" w:sz="0" w:space="0" w:color="auto"/>
          </w:divBdr>
        </w:div>
        <w:div w:id="652029563">
          <w:marLeft w:val="0"/>
          <w:marRight w:val="0"/>
          <w:marTop w:val="0"/>
          <w:marBottom w:val="0"/>
          <w:divBdr>
            <w:top w:val="none" w:sz="0" w:space="0" w:color="auto"/>
            <w:left w:val="none" w:sz="0" w:space="0" w:color="auto"/>
            <w:bottom w:val="none" w:sz="0" w:space="0" w:color="auto"/>
            <w:right w:val="none" w:sz="0" w:space="0" w:color="auto"/>
          </w:divBdr>
        </w:div>
        <w:div w:id="952053217">
          <w:marLeft w:val="0"/>
          <w:marRight w:val="0"/>
          <w:marTop w:val="0"/>
          <w:marBottom w:val="0"/>
          <w:divBdr>
            <w:top w:val="none" w:sz="0" w:space="0" w:color="auto"/>
            <w:left w:val="none" w:sz="0" w:space="0" w:color="auto"/>
            <w:bottom w:val="none" w:sz="0" w:space="0" w:color="auto"/>
            <w:right w:val="none" w:sz="0" w:space="0" w:color="auto"/>
          </w:divBdr>
        </w:div>
        <w:div w:id="1003126694">
          <w:marLeft w:val="0"/>
          <w:marRight w:val="0"/>
          <w:marTop w:val="0"/>
          <w:marBottom w:val="0"/>
          <w:divBdr>
            <w:top w:val="none" w:sz="0" w:space="0" w:color="auto"/>
            <w:left w:val="none" w:sz="0" w:space="0" w:color="auto"/>
            <w:bottom w:val="none" w:sz="0" w:space="0" w:color="auto"/>
            <w:right w:val="none" w:sz="0" w:space="0" w:color="auto"/>
          </w:divBdr>
        </w:div>
        <w:div w:id="1102845729">
          <w:marLeft w:val="0"/>
          <w:marRight w:val="0"/>
          <w:marTop w:val="0"/>
          <w:marBottom w:val="0"/>
          <w:divBdr>
            <w:top w:val="none" w:sz="0" w:space="0" w:color="auto"/>
            <w:left w:val="none" w:sz="0" w:space="0" w:color="auto"/>
            <w:bottom w:val="none" w:sz="0" w:space="0" w:color="auto"/>
            <w:right w:val="none" w:sz="0" w:space="0" w:color="auto"/>
          </w:divBdr>
        </w:div>
        <w:div w:id="1258708019">
          <w:marLeft w:val="0"/>
          <w:marRight w:val="0"/>
          <w:marTop w:val="0"/>
          <w:marBottom w:val="0"/>
          <w:divBdr>
            <w:top w:val="none" w:sz="0" w:space="0" w:color="auto"/>
            <w:left w:val="none" w:sz="0" w:space="0" w:color="auto"/>
            <w:bottom w:val="none" w:sz="0" w:space="0" w:color="auto"/>
            <w:right w:val="none" w:sz="0" w:space="0" w:color="auto"/>
          </w:divBdr>
        </w:div>
      </w:divsChild>
    </w:div>
    <w:div w:id="1017074655">
      <w:bodyDiv w:val="1"/>
      <w:marLeft w:val="0"/>
      <w:marRight w:val="0"/>
      <w:marTop w:val="0"/>
      <w:marBottom w:val="0"/>
      <w:divBdr>
        <w:top w:val="none" w:sz="0" w:space="0" w:color="auto"/>
        <w:left w:val="none" w:sz="0" w:space="0" w:color="auto"/>
        <w:bottom w:val="none" w:sz="0" w:space="0" w:color="auto"/>
        <w:right w:val="none" w:sz="0" w:space="0" w:color="auto"/>
      </w:divBdr>
    </w:div>
    <w:div w:id="1115127680">
      <w:bodyDiv w:val="1"/>
      <w:marLeft w:val="0"/>
      <w:marRight w:val="0"/>
      <w:marTop w:val="0"/>
      <w:marBottom w:val="0"/>
      <w:divBdr>
        <w:top w:val="none" w:sz="0" w:space="0" w:color="auto"/>
        <w:left w:val="none" w:sz="0" w:space="0" w:color="auto"/>
        <w:bottom w:val="none" w:sz="0" w:space="0" w:color="auto"/>
        <w:right w:val="none" w:sz="0" w:space="0" w:color="auto"/>
      </w:divBdr>
    </w:div>
    <w:div w:id="1215044944">
      <w:bodyDiv w:val="1"/>
      <w:marLeft w:val="0"/>
      <w:marRight w:val="0"/>
      <w:marTop w:val="0"/>
      <w:marBottom w:val="0"/>
      <w:divBdr>
        <w:top w:val="none" w:sz="0" w:space="0" w:color="auto"/>
        <w:left w:val="none" w:sz="0" w:space="0" w:color="auto"/>
        <w:bottom w:val="none" w:sz="0" w:space="0" w:color="auto"/>
        <w:right w:val="none" w:sz="0" w:space="0" w:color="auto"/>
      </w:divBdr>
    </w:div>
    <w:div w:id="1367944113">
      <w:bodyDiv w:val="1"/>
      <w:marLeft w:val="0"/>
      <w:marRight w:val="0"/>
      <w:marTop w:val="0"/>
      <w:marBottom w:val="0"/>
      <w:divBdr>
        <w:top w:val="none" w:sz="0" w:space="0" w:color="auto"/>
        <w:left w:val="none" w:sz="0" w:space="0" w:color="auto"/>
        <w:bottom w:val="none" w:sz="0" w:space="0" w:color="auto"/>
        <w:right w:val="none" w:sz="0" w:space="0" w:color="auto"/>
      </w:divBdr>
    </w:div>
    <w:div w:id="1408503472">
      <w:bodyDiv w:val="1"/>
      <w:marLeft w:val="0"/>
      <w:marRight w:val="0"/>
      <w:marTop w:val="0"/>
      <w:marBottom w:val="0"/>
      <w:divBdr>
        <w:top w:val="none" w:sz="0" w:space="0" w:color="auto"/>
        <w:left w:val="none" w:sz="0" w:space="0" w:color="auto"/>
        <w:bottom w:val="none" w:sz="0" w:space="0" w:color="auto"/>
        <w:right w:val="none" w:sz="0" w:space="0" w:color="auto"/>
      </w:divBdr>
    </w:div>
    <w:div w:id="1427263813">
      <w:bodyDiv w:val="1"/>
      <w:marLeft w:val="0"/>
      <w:marRight w:val="0"/>
      <w:marTop w:val="0"/>
      <w:marBottom w:val="0"/>
      <w:divBdr>
        <w:top w:val="none" w:sz="0" w:space="0" w:color="auto"/>
        <w:left w:val="none" w:sz="0" w:space="0" w:color="auto"/>
        <w:bottom w:val="none" w:sz="0" w:space="0" w:color="auto"/>
        <w:right w:val="none" w:sz="0" w:space="0" w:color="auto"/>
      </w:divBdr>
    </w:div>
    <w:div w:id="1463234030">
      <w:bodyDiv w:val="1"/>
      <w:marLeft w:val="0"/>
      <w:marRight w:val="0"/>
      <w:marTop w:val="0"/>
      <w:marBottom w:val="0"/>
      <w:divBdr>
        <w:top w:val="none" w:sz="0" w:space="0" w:color="auto"/>
        <w:left w:val="none" w:sz="0" w:space="0" w:color="auto"/>
        <w:bottom w:val="none" w:sz="0" w:space="0" w:color="auto"/>
        <w:right w:val="none" w:sz="0" w:space="0" w:color="auto"/>
      </w:divBdr>
      <w:divsChild>
        <w:div w:id="1249385196">
          <w:marLeft w:val="0"/>
          <w:marRight w:val="0"/>
          <w:marTop w:val="0"/>
          <w:marBottom w:val="0"/>
          <w:divBdr>
            <w:top w:val="none" w:sz="0" w:space="0" w:color="auto"/>
            <w:left w:val="none" w:sz="0" w:space="0" w:color="auto"/>
            <w:bottom w:val="none" w:sz="0" w:space="0" w:color="auto"/>
            <w:right w:val="none" w:sz="0" w:space="0" w:color="auto"/>
          </w:divBdr>
        </w:div>
        <w:div w:id="1491631632">
          <w:marLeft w:val="0"/>
          <w:marRight w:val="0"/>
          <w:marTop w:val="0"/>
          <w:marBottom w:val="0"/>
          <w:divBdr>
            <w:top w:val="none" w:sz="0" w:space="0" w:color="auto"/>
            <w:left w:val="none" w:sz="0" w:space="0" w:color="auto"/>
            <w:bottom w:val="none" w:sz="0" w:space="0" w:color="auto"/>
            <w:right w:val="none" w:sz="0" w:space="0" w:color="auto"/>
          </w:divBdr>
        </w:div>
        <w:div w:id="1817457394">
          <w:marLeft w:val="0"/>
          <w:marRight w:val="0"/>
          <w:marTop w:val="0"/>
          <w:marBottom w:val="0"/>
          <w:divBdr>
            <w:top w:val="none" w:sz="0" w:space="0" w:color="auto"/>
            <w:left w:val="none" w:sz="0" w:space="0" w:color="auto"/>
            <w:bottom w:val="none" w:sz="0" w:space="0" w:color="auto"/>
            <w:right w:val="none" w:sz="0" w:space="0" w:color="auto"/>
          </w:divBdr>
        </w:div>
        <w:div w:id="2118060358">
          <w:marLeft w:val="0"/>
          <w:marRight w:val="0"/>
          <w:marTop w:val="0"/>
          <w:marBottom w:val="0"/>
          <w:divBdr>
            <w:top w:val="none" w:sz="0" w:space="0" w:color="auto"/>
            <w:left w:val="none" w:sz="0" w:space="0" w:color="auto"/>
            <w:bottom w:val="none" w:sz="0" w:space="0" w:color="auto"/>
            <w:right w:val="none" w:sz="0" w:space="0" w:color="auto"/>
          </w:divBdr>
        </w:div>
      </w:divsChild>
    </w:div>
    <w:div w:id="1494419849">
      <w:bodyDiv w:val="1"/>
      <w:marLeft w:val="0"/>
      <w:marRight w:val="0"/>
      <w:marTop w:val="0"/>
      <w:marBottom w:val="0"/>
      <w:divBdr>
        <w:top w:val="none" w:sz="0" w:space="0" w:color="auto"/>
        <w:left w:val="none" w:sz="0" w:space="0" w:color="auto"/>
        <w:bottom w:val="none" w:sz="0" w:space="0" w:color="auto"/>
        <w:right w:val="none" w:sz="0" w:space="0" w:color="auto"/>
      </w:divBdr>
    </w:div>
    <w:div w:id="1497964024">
      <w:bodyDiv w:val="1"/>
      <w:marLeft w:val="0"/>
      <w:marRight w:val="0"/>
      <w:marTop w:val="0"/>
      <w:marBottom w:val="0"/>
      <w:divBdr>
        <w:top w:val="none" w:sz="0" w:space="0" w:color="auto"/>
        <w:left w:val="none" w:sz="0" w:space="0" w:color="auto"/>
        <w:bottom w:val="none" w:sz="0" w:space="0" w:color="auto"/>
        <w:right w:val="none" w:sz="0" w:space="0" w:color="auto"/>
      </w:divBdr>
    </w:div>
    <w:div w:id="1498376942">
      <w:bodyDiv w:val="1"/>
      <w:marLeft w:val="0"/>
      <w:marRight w:val="0"/>
      <w:marTop w:val="0"/>
      <w:marBottom w:val="0"/>
      <w:divBdr>
        <w:top w:val="none" w:sz="0" w:space="0" w:color="auto"/>
        <w:left w:val="none" w:sz="0" w:space="0" w:color="auto"/>
        <w:bottom w:val="none" w:sz="0" w:space="0" w:color="auto"/>
        <w:right w:val="none" w:sz="0" w:space="0" w:color="auto"/>
      </w:divBdr>
    </w:div>
    <w:div w:id="1499033015">
      <w:bodyDiv w:val="1"/>
      <w:marLeft w:val="0"/>
      <w:marRight w:val="0"/>
      <w:marTop w:val="0"/>
      <w:marBottom w:val="0"/>
      <w:divBdr>
        <w:top w:val="none" w:sz="0" w:space="0" w:color="auto"/>
        <w:left w:val="none" w:sz="0" w:space="0" w:color="auto"/>
        <w:bottom w:val="none" w:sz="0" w:space="0" w:color="auto"/>
        <w:right w:val="none" w:sz="0" w:space="0" w:color="auto"/>
      </w:divBdr>
    </w:div>
    <w:div w:id="1514298958">
      <w:bodyDiv w:val="1"/>
      <w:marLeft w:val="0"/>
      <w:marRight w:val="0"/>
      <w:marTop w:val="0"/>
      <w:marBottom w:val="0"/>
      <w:divBdr>
        <w:top w:val="none" w:sz="0" w:space="0" w:color="auto"/>
        <w:left w:val="none" w:sz="0" w:space="0" w:color="auto"/>
        <w:bottom w:val="none" w:sz="0" w:space="0" w:color="auto"/>
        <w:right w:val="none" w:sz="0" w:space="0" w:color="auto"/>
      </w:divBdr>
    </w:div>
    <w:div w:id="1571039393">
      <w:bodyDiv w:val="1"/>
      <w:marLeft w:val="0"/>
      <w:marRight w:val="0"/>
      <w:marTop w:val="0"/>
      <w:marBottom w:val="0"/>
      <w:divBdr>
        <w:top w:val="none" w:sz="0" w:space="0" w:color="auto"/>
        <w:left w:val="none" w:sz="0" w:space="0" w:color="auto"/>
        <w:bottom w:val="none" w:sz="0" w:space="0" w:color="auto"/>
        <w:right w:val="none" w:sz="0" w:space="0" w:color="auto"/>
      </w:divBdr>
    </w:div>
    <w:div w:id="1797019054">
      <w:bodyDiv w:val="1"/>
      <w:marLeft w:val="0"/>
      <w:marRight w:val="0"/>
      <w:marTop w:val="0"/>
      <w:marBottom w:val="0"/>
      <w:divBdr>
        <w:top w:val="none" w:sz="0" w:space="0" w:color="auto"/>
        <w:left w:val="none" w:sz="0" w:space="0" w:color="auto"/>
        <w:bottom w:val="none" w:sz="0" w:space="0" w:color="auto"/>
        <w:right w:val="none" w:sz="0" w:space="0" w:color="auto"/>
      </w:divBdr>
      <w:divsChild>
        <w:div w:id="323439681">
          <w:marLeft w:val="0"/>
          <w:marRight w:val="0"/>
          <w:marTop w:val="0"/>
          <w:marBottom w:val="0"/>
          <w:divBdr>
            <w:top w:val="none" w:sz="0" w:space="0" w:color="auto"/>
            <w:left w:val="none" w:sz="0" w:space="0" w:color="auto"/>
            <w:bottom w:val="none" w:sz="0" w:space="0" w:color="auto"/>
            <w:right w:val="none" w:sz="0" w:space="0" w:color="auto"/>
          </w:divBdr>
          <w:divsChild>
            <w:div w:id="1110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10">
      <w:bodyDiv w:val="1"/>
      <w:marLeft w:val="0"/>
      <w:marRight w:val="0"/>
      <w:marTop w:val="0"/>
      <w:marBottom w:val="0"/>
      <w:divBdr>
        <w:top w:val="none" w:sz="0" w:space="0" w:color="auto"/>
        <w:left w:val="none" w:sz="0" w:space="0" w:color="auto"/>
        <w:bottom w:val="none" w:sz="0" w:space="0" w:color="auto"/>
        <w:right w:val="none" w:sz="0" w:space="0" w:color="auto"/>
      </w:divBdr>
    </w:div>
    <w:div w:id="1865946254">
      <w:bodyDiv w:val="1"/>
      <w:marLeft w:val="0"/>
      <w:marRight w:val="0"/>
      <w:marTop w:val="0"/>
      <w:marBottom w:val="0"/>
      <w:divBdr>
        <w:top w:val="none" w:sz="0" w:space="0" w:color="auto"/>
        <w:left w:val="none" w:sz="0" w:space="0" w:color="auto"/>
        <w:bottom w:val="none" w:sz="0" w:space="0" w:color="auto"/>
        <w:right w:val="none" w:sz="0" w:space="0" w:color="auto"/>
      </w:divBdr>
    </w:div>
    <w:div w:id="1905141820">
      <w:bodyDiv w:val="1"/>
      <w:marLeft w:val="0"/>
      <w:marRight w:val="0"/>
      <w:marTop w:val="0"/>
      <w:marBottom w:val="0"/>
      <w:divBdr>
        <w:top w:val="none" w:sz="0" w:space="0" w:color="auto"/>
        <w:left w:val="none" w:sz="0" w:space="0" w:color="auto"/>
        <w:bottom w:val="none" w:sz="0" w:space="0" w:color="auto"/>
        <w:right w:val="none" w:sz="0" w:space="0" w:color="auto"/>
      </w:divBdr>
    </w:div>
    <w:div w:id="1949854468">
      <w:bodyDiv w:val="1"/>
      <w:marLeft w:val="0"/>
      <w:marRight w:val="0"/>
      <w:marTop w:val="0"/>
      <w:marBottom w:val="0"/>
      <w:divBdr>
        <w:top w:val="none" w:sz="0" w:space="0" w:color="auto"/>
        <w:left w:val="none" w:sz="0" w:space="0" w:color="auto"/>
        <w:bottom w:val="none" w:sz="0" w:space="0" w:color="auto"/>
        <w:right w:val="none" w:sz="0" w:space="0" w:color="auto"/>
      </w:divBdr>
    </w:div>
    <w:div w:id="1969160664">
      <w:bodyDiv w:val="1"/>
      <w:marLeft w:val="0"/>
      <w:marRight w:val="0"/>
      <w:marTop w:val="0"/>
      <w:marBottom w:val="0"/>
      <w:divBdr>
        <w:top w:val="none" w:sz="0" w:space="0" w:color="auto"/>
        <w:left w:val="none" w:sz="0" w:space="0" w:color="auto"/>
        <w:bottom w:val="none" w:sz="0" w:space="0" w:color="auto"/>
        <w:right w:val="none" w:sz="0" w:space="0" w:color="auto"/>
      </w:divBdr>
    </w:div>
    <w:div w:id="2003511097">
      <w:bodyDiv w:val="1"/>
      <w:marLeft w:val="0"/>
      <w:marRight w:val="0"/>
      <w:marTop w:val="0"/>
      <w:marBottom w:val="0"/>
      <w:divBdr>
        <w:top w:val="none" w:sz="0" w:space="0" w:color="auto"/>
        <w:left w:val="none" w:sz="0" w:space="0" w:color="auto"/>
        <w:bottom w:val="none" w:sz="0" w:space="0" w:color="auto"/>
        <w:right w:val="none" w:sz="0" w:space="0" w:color="auto"/>
      </w:divBdr>
    </w:div>
    <w:div w:id="2143230514">
      <w:bodyDiv w:val="1"/>
      <w:marLeft w:val="0"/>
      <w:marRight w:val="0"/>
      <w:marTop w:val="0"/>
      <w:marBottom w:val="0"/>
      <w:divBdr>
        <w:top w:val="none" w:sz="0" w:space="0" w:color="auto"/>
        <w:left w:val="none" w:sz="0" w:space="0" w:color="auto"/>
        <w:bottom w:val="none" w:sz="0" w:space="0" w:color="auto"/>
        <w:right w:val="none" w:sz="0" w:space="0" w:color="auto"/>
      </w:divBdr>
    </w:div>
    <w:div w:id="214454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2BAB6-4EFC-0944-94AD-E4DD2CE476D8}">
  <ds:schemaRefs>
    <ds:schemaRef ds:uri="http://schemas.openxmlformats.org/officeDocument/2006/bibliography"/>
  </ds:schemaRefs>
</ds:datastoreItem>
</file>

<file path=customXml/itemProps2.xml><?xml version="1.0" encoding="utf-8"?>
<ds:datastoreItem xmlns:ds="http://schemas.openxmlformats.org/officeDocument/2006/customXml" ds:itemID="{F8903789-8DBF-6944-916D-633AE7B4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29</Pages>
  <Words>11820</Words>
  <Characters>67376</Characters>
  <Application>Microsoft Macintosh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Monash</Company>
  <LinksUpToDate>false</LinksUpToDate>
  <CharactersWithSpaces>79038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Lagos</dc:creator>
  <cp:keywords/>
  <dc:description/>
  <cp:lastModifiedBy>Craig White</cp:lastModifiedBy>
  <cp:revision>5</cp:revision>
  <dcterms:created xsi:type="dcterms:W3CDTF">2016-11-23T11:27:00Z</dcterms:created>
  <dcterms:modified xsi:type="dcterms:W3CDTF">2016-11-23T12:36:00Z</dcterms:modified>
</cp:coreProperties>
</file>